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10947" w14:textId="7B126A8F" w:rsidR="00A7723D" w:rsidRDefault="00DA0FFA" w:rsidP="00A7723D">
      <w:pPr>
        <w:sectPr w:rsidR="00A7723D" w:rsidSect="00A7723D">
          <w:headerReference w:type="default" r:id="rId11"/>
          <w:pgSz w:w="11906" w:h="16838"/>
          <w:pgMar w:top="1440" w:right="1440" w:bottom="1440" w:left="1440" w:header="708" w:footer="708" w:gutter="0"/>
          <w:cols w:space="708"/>
          <w:docGrid w:linePitch="360"/>
        </w:sectPr>
      </w:pPr>
      <w:r>
        <w:rPr>
          <w:noProof/>
          <w:lang w:eastAsia="en-AU"/>
        </w:rPr>
        <w:drawing>
          <wp:anchor distT="0" distB="0" distL="114300" distR="114300" simplePos="0" relativeHeight="251658244" behindDoc="0" locked="0" layoutInCell="1" allowOverlap="1" wp14:anchorId="6465DEC9" wp14:editId="5E16B825">
            <wp:simplePos x="0" y="0"/>
            <wp:positionH relativeFrom="column">
              <wp:posOffset>678180</wp:posOffset>
            </wp:positionH>
            <wp:positionV relativeFrom="paragraph">
              <wp:posOffset>2994660</wp:posOffset>
            </wp:positionV>
            <wp:extent cx="10799445" cy="7616825"/>
            <wp:effectExtent l="0" t="0" r="1905" b="3175"/>
            <wp:wrapNone/>
            <wp:docPr id="17" name="Picture 17" descr="A line of binary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line of binary code"/>
                    <pic:cNvPicPr/>
                  </pic:nvPicPr>
                  <pic:blipFill>
                    <a:blip r:embed="rId12" cstate="print">
                      <a:extLst>
                        <a:ext uri="{28A0092B-C50C-407E-A947-70E740481C1C}">
                          <a14:useLocalDpi xmlns:a14="http://schemas.microsoft.com/office/drawing/2010/main" val="0"/>
                        </a:ext>
                      </a:extLst>
                    </a:blip>
                    <a:srcRect l="9072" r="9072"/>
                    <a:stretch>
                      <a:fillRect/>
                    </a:stretch>
                  </pic:blipFill>
                  <pic:spPr bwMode="auto">
                    <a:xfrm>
                      <a:off x="0" y="0"/>
                      <a:ext cx="10799445" cy="7616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B98">
        <w:rPr>
          <w:noProof/>
          <w:lang w:eastAsia="en-AU"/>
        </w:rPr>
        <mc:AlternateContent>
          <mc:Choice Requires="wps">
            <w:drawing>
              <wp:anchor distT="0" distB="0" distL="114300" distR="114300" simplePos="0" relativeHeight="251658246" behindDoc="0" locked="0" layoutInCell="1" allowOverlap="1" wp14:anchorId="63FDD18C" wp14:editId="21EAFFD0">
                <wp:simplePos x="0" y="0"/>
                <wp:positionH relativeFrom="column">
                  <wp:posOffset>-1104900</wp:posOffset>
                </wp:positionH>
                <wp:positionV relativeFrom="paragraph">
                  <wp:posOffset>6070600</wp:posOffset>
                </wp:positionV>
                <wp:extent cx="3521075" cy="3111500"/>
                <wp:effectExtent l="0" t="0" r="3175" b="0"/>
                <wp:wrapNone/>
                <wp:docPr id="15" name="Rectangle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21075" cy="3111500"/>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A748391" w14:textId="77777777" w:rsidR="00A7723D" w:rsidRDefault="00A7723D" w:rsidP="00A7723D">
                            <w:pPr>
                              <w:pStyle w:val="DocumentsubTitle"/>
                              <w:spacing w:after="0"/>
                            </w:pPr>
                            <w:r w:rsidRPr="002E5BC1">
                              <w:rPr>
                                <w:b/>
                                <w:bCs/>
                              </w:rPr>
                              <w:t>Technical Notes</w:t>
                            </w:r>
                          </w:p>
                          <w:p w14:paraId="52E80D05" w14:textId="20B683DE" w:rsidR="00A7723D" w:rsidRPr="002E5BC1" w:rsidRDefault="00A7723D" w:rsidP="00A7723D">
                            <w:pPr>
                              <w:pStyle w:val="DocumentsubTitle"/>
                              <w:rPr>
                                <w:sz w:val="36"/>
                                <w:szCs w:val="36"/>
                              </w:rPr>
                            </w:pPr>
                            <w:r w:rsidRPr="002E5BC1">
                              <w:rPr>
                                <w:sz w:val="36"/>
                                <w:szCs w:val="36"/>
                              </w:rPr>
                              <w:t xml:space="preserve">Understanding and implementing the methodology of the </w:t>
                            </w:r>
                            <w:del w:id="0" w:author="Freebairn, Louise" w:date="2025-01-21T16:41:00Z">
                              <w:r w:rsidRPr="002E5BC1" w:rsidDel="00E46A44">
                                <w:rPr>
                                  <w:sz w:val="36"/>
                                  <w:szCs w:val="36"/>
                                </w:rPr>
                                <w:delText xml:space="preserve">ACT Health </w:delText>
                              </w:r>
                            </w:del>
                            <w:ins w:id="1" w:author="McNamara, George" w:date="2025-01-20T09:59:00Z">
                              <w:r w:rsidR="00366B63">
                                <w:rPr>
                                  <w:sz w:val="36"/>
                                  <w:szCs w:val="36"/>
                                </w:rPr>
                                <w:t xml:space="preserve">Epidemiology </w:t>
                              </w:r>
                            </w:ins>
                            <w:r w:rsidRPr="002E5BC1">
                              <w:rPr>
                                <w:sz w:val="36"/>
                                <w:szCs w:val="36"/>
                              </w:rPr>
                              <w:t>NLP Program Builder</w:t>
                            </w:r>
                          </w:p>
                          <w:p w14:paraId="2B484D43" w14:textId="15AEC17D" w:rsidR="00A7723D" w:rsidRPr="007B40DC" w:rsidRDefault="00A7723D" w:rsidP="00A7723D">
                            <w:pPr>
                              <w:pStyle w:val="DateorDraft"/>
                            </w:pPr>
                            <w:del w:id="2" w:author="Freebairn, Louise" w:date="2025-01-21T16:41:00Z">
                              <w:r w:rsidDel="00063B73">
                                <w:delText>22</w:delText>
                              </w:r>
                              <w:r w:rsidDel="00063B73">
                                <w:rPr>
                                  <w:vertAlign w:val="superscript"/>
                                </w:rPr>
                                <w:delText>nd</w:delText>
                              </w:r>
                              <w:r w:rsidDel="00063B73">
                                <w:delText xml:space="preserve"> August 2024</w:delText>
                              </w:r>
                            </w:del>
                            <w:ins w:id="3" w:author="Freebairn, Louise" w:date="2025-01-21T16:41:00Z">
                              <w:r w:rsidR="00063B73">
                                <w:t>February 2025</w:t>
                              </w:r>
                            </w:ins>
                            <w:r>
                              <w:t xml:space="preserve"> </w:t>
                            </w:r>
                          </w:p>
                        </w:txbxContent>
                      </wps:txbx>
                      <wps:bodyPr rot="0" spcFirstLastPara="0" vertOverflow="overflow" horzOverflow="overflow" vert="horz" wrap="square" lIns="720000" tIns="45720" rIns="54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DD18C" id="Rectangle 15" o:spid="_x0000_s1026" alt="&quot;&quot;" style="position:absolute;margin-left:-87pt;margin-top:478pt;width:277.25pt;height:2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" fillcolor="white [3212]" stroked="f" strokeweight="1pt">
                <v:textbox inset="20mm,,15mm">
                  <w:txbxContent>
                    <w:p w14:paraId="2A748391" w14:textId="77777777" w:rsidR="00A7723D" w:rsidRDefault="00A7723D" w:rsidP="00A7723D">
                      <w:pPr>
                        <w:pStyle w:val="DocumentsubTitle"/>
                        <w:spacing w:after="0"/>
                      </w:pPr>
                      <w:r w:rsidRPr="002E5BC1">
                        <w:rPr>
                          <w:b/>
                          <w:bCs/>
                        </w:rPr>
                        <w:t>Technical Notes</w:t>
                      </w:r>
                    </w:p>
                    <w:p w14:paraId="52E80D05" w14:textId="20B683DE" w:rsidR="00A7723D" w:rsidRPr="002E5BC1" w:rsidRDefault="00A7723D" w:rsidP="00A7723D">
                      <w:pPr>
                        <w:pStyle w:val="DocumentsubTitle"/>
                        <w:rPr>
                          <w:sz w:val="36"/>
                          <w:szCs w:val="36"/>
                        </w:rPr>
                      </w:pPr>
                      <w:r w:rsidRPr="002E5BC1">
                        <w:rPr>
                          <w:sz w:val="36"/>
                          <w:szCs w:val="36"/>
                        </w:rPr>
                        <w:t xml:space="preserve">Understanding and implementing the methodology of the </w:t>
                      </w:r>
                      <w:del w:id="4" w:author="Freebairn, Louise" w:date="2025-01-21T16:41:00Z">
                        <w:r w:rsidRPr="002E5BC1" w:rsidDel="00E46A44">
                          <w:rPr>
                            <w:sz w:val="36"/>
                            <w:szCs w:val="36"/>
                          </w:rPr>
                          <w:delText xml:space="preserve">ACT Health </w:delText>
                        </w:r>
                      </w:del>
                      <w:ins w:id="5" w:author="McNamara, George" w:date="2025-01-20T09:59:00Z">
                        <w:r w:rsidR="00366B63">
                          <w:rPr>
                            <w:sz w:val="36"/>
                            <w:szCs w:val="36"/>
                          </w:rPr>
                          <w:t xml:space="preserve">Epidemiology </w:t>
                        </w:r>
                      </w:ins>
                      <w:r w:rsidRPr="002E5BC1">
                        <w:rPr>
                          <w:sz w:val="36"/>
                          <w:szCs w:val="36"/>
                        </w:rPr>
                        <w:t>NLP Program Builder</w:t>
                      </w:r>
                    </w:p>
                    <w:p w14:paraId="2B484D43" w14:textId="15AEC17D" w:rsidR="00A7723D" w:rsidRPr="007B40DC" w:rsidRDefault="00A7723D" w:rsidP="00A7723D">
                      <w:pPr>
                        <w:pStyle w:val="DateorDraft"/>
                      </w:pPr>
                      <w:del w:id="6" w:author="Freebairn, Louise" w:date="2025-01-21T16:41:00Z">
                        <w:r w:rsidDel="00063B73">
                          <w:delText>22</w:delText>
                        </w:r>
                        <w:r w:rsidDel="00063B73">
                          <w:rPr>
                            <w:vertAlign w:val="superscript"/>
                          </w:rPr>
                          <w:delText>nd</w:delText>
                        </w:r>
                        <w:r w:rsidDel="00063B73">
                          <w:delText xml:space="preserve"> August 2024</w:delText>
                        </w:r>
                      </w:del>
                      <w:ins w:id="7" w:author="Freebairn, Louise" w:date="2025-01-21T16:41:00Z">
                        <w:r w:rsidR="00063B73">
                          <w:t>February 2025</w:t>
                        </w:r>
                      </w:ins>
                      <w:r>
                        <w:t xml:space="preserve"> </w:t>
                      </w:r>
                    </w:p>
                  </w:txbxContent>
                </v:textbox>
              </v:rect>
            </w:pict>
          </mc:Fallback>
        </mc:AlternateContent>
      </w:r>
      <w:r w:rsidR="00A7723D">
        <w:rPr>
          <w:noProof/>
          <w:lang w:eastAsia="en-AU"/>
        </w:rPr>
        <w:drawing>
          <wp:anchor distT="0" distB="0" distL="114300" distR="114300" simplePos="0" relativeHeight="251658243" behindDoc="0" locked="0" layoutInCell="1" allowOverlap="1" wp14:anchorId="57F82AB9" wp14:editId="668BDEA3">
            <wp:simplePos x="0" y="0"/>
            <wp:positionH relativeFrom="column">
              <wp:posOffset>-189411</wp:posOffset>
            </wp:positionH>
            <wp:positionV relativeFrom="paragraph">
              <wp:posOffset>-201295</wp:posOffset>
            </wp:positionV>
            <wp:extent cx="1626920" cy="839701"/>
            <wp:effectExtent l="0" t="0" r="0" b="0"/>
            <wp:wrapNone/>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26920" cy="839701"/>
                    </a:xfrm>
                    <a:prstGeom prst="rect">
                      <a:avLst/>
                    </a:prstGeom>
                    <a:noFill/>
                    <a:ln>
                      <a:noFill/>
                    </a:ln>
                  </pic:spPr>
                </pic:pic>
              </a:graphicData>
            </a:graphic>
            <wp14:sizeRelH relativeFrom="page">
              <wp14:pctWidth>0</wp14:pctWidth>
            </wp14:sizeRelH>
            <wp14:sizeRelV relativeFrom="page">
              <wp14:pctHeight>0</wp14:pctHeight>
            </wp14:sizeRelV>
          </wp:anchor>
        </w:drawing>
      </w:r>
      <w:r w:rsidR="00A7723D">
        <w:rPr>
          <w:noProof/>
          <w:lang w:eastAsia="en-AU"/>
        </w:rPr>
        <mc:AlternateContent>
          <mc:Choice Requires="wps">
            <w:drawing>
              <wp:anchor distT="0" distB="0" distL="114300" distR="114300" simplePos="0" relativeHeight="251658242" behindDoc="0" locked="0" layoutInCell="1" allowOverlap="1" wp14:anchorId="1EE8EE7B" wp14:editId="5BFED1E7">
                <wp:simplePos x="0" y="0"/>
                <wp:positionH relativeFrom="column">
                  <wp:posOffset>-961901</wp:posOffset>
                </wp:positionH>
                <wp:positionV relativeFrom="paragraph">
                  <wp:posOffset>-961902</wp:posOffset>
                </wp:positionV>
                <wp:extent cx="7659584" cy="10760545"/>
                <wp:effectExtent l="0" t="0" r="0" b="3175"/>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59584" cy="107605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dec="http://schemas.microsoft.com/office/drawing/2017/decorative" xmlns:w16du="http://schemas.microsoft.com/office/word/2023/wordml/word16du">
            <w:pict w14:anchorId="73960457">
              <v:rect id="Rectangle 12" style="position:absolute;margin-left:-75.75pt;margin-top:-75.75pt;width:603.1pt;height:847.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002776 [3204]" stroked="f" strokeweight="1pt" w14:anchorId="2565FB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"/>
            </w:pict>
          </mc:Fallback>
        </mc:AlternateContent>
      </w:r>
      <w:r w:rsidR="00A7723D">
        <w:rPr>
          <w:noProof/>
          <w:lang w:eastAsia="en-AU"/>
        </w:rPr>
        <mc:AlternateContent>
          <mc:Choice Requires="wps">
            <w:drawing>
              <wp:anchor distT="0" distB="0" distL="114300" distR="114300" simplePos="0" relativeHeight="251658245" behindDoc="0" locked="0" layoutInCell="1" allowOverlap="1" wp14:anchorId="0A8E7524" wp14:editId="1630AA31">
                <wp:simplePos x="0" y="0"/>
                <wp:positionH relativeFrom="column">
                  <wp:posOffset>535940</wp:posOffset>
                </wp:positionH>
                <wp:positionV relativeFrom="paragraph">
                  <wp:posOffset>1274226</wp:posOffset>
                </wp:positionV>
                <wp:extent cx="4634865" cy="1527175"/>
                <wp:effectExtent l="0" t="0" r="0" b="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4865" cy="152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79455" w14:textId="7404D62E" w:rsidR="00A7723D" w:rsidRPr="00366B63" w:rsidRDefault="00A7723D" w:rsidP="00A7723D">
                            <w:pPr>
                              <w:pStyle w:val="DocumentTitle"/>
                              <w:rPr>
                                <w:sz w:val="56"/>
                                <w:szCs w:val="56"/>
                                <w:rPrChange w:id="8" w:author="McNamara, George" w:date="2025-01-20T09:59:00Z">
                                  <w:rPr/>
                                </w:rPrChange>
                              </w:rPr>
                            </w:pPr>
                            <w:del w:id="9" w:author="Freebairn, Louise" w:date="2025-01-21T16:41:00Z">
                              <w:r w:rsidRPr="00366B63" w:rsidDel="00E46A44">
                                <w:rPr>
                                  <w:sz w:val="56"/>
                                  <w:szCs w:val="56"/>
                                  <w:rPrChange w:id="10" w:author="McNamara, George" w:date="2025-01-20T09:59:00Z">
                                    <w:rPr/>
                                  </w:rPrChange>
                                </w:rPr>
                                <w:delText xml:space="preserve">ACT Health </w:delText>
                              </w:r>
                            </w:del>
                            <w:ins w:id="11" w:author="McNamara, George" w:date="2025-01-20T09:59:00Z">
                              <w:r w:rsidR="00366B63" w:rsidRPr="00366B63">
                                <w:rPr>
                                  <w:sz w:val="56"/>
                                  <w:szCs w:val="56"/>
                                  <w:rPrChange w:id="12" w:author="McNamara, George" w:date="2025-01-20T09:59:00Z">
                                    <w:rPr/>
                                  </w:rPrChange>
                                </w:rPr>
                                <w:t xml:space="preserve">Epidemiology </w:t>
                              </w:r>
                            </w:ins>
                            <w:r w:rsidRPr="00366B63">
                              <w:rPr>
                                <w:sz w:val="56"/>
                                <w:szCs w:val="56"/>
                                <w:rPrChange w:id="13" w:author="McNamara, George" w:date="2025-01-20T09:59:00Z">
                                  <w:rPr/>
                                </w:rPrChange>
                              </w:rPr>
                              <w:t xml:space="preserve">NLP Program Builder </w:t>
                            </w:r>
                            <w:ins w:id="14" w:author="McNamara, George" w:date="2025-01-22T12:46:00Z">
                              <w:r w:rsidR="00050784">
                                <w:rPr>
                                  <w:sz w:val="56"/>
                                  <w:szCs w:val="56"/>
                                </w:rPr>
                                <w:t xml:space="preserve"> </w:t>
                              </w:r>
                              <w:proofErr w:type="gramStart"/>
                              <w:r w:rsidR="00050784">
                                <w:rPr>
                                  <w:sz w:val="56"/>
                                  <w:szCs w:val="56"/>
                                </w:rPr>
                                <w:t xml:space="preserve">   </w:t>
                              </w:r>
                            </w:ins>
                            <w:ins w:id="15" w:author="McNamara, George" w:date="2025-01-20T10:41:00Z">
                              <w:r w:rsidR="00AC7462">
                                <w:rPr>
                                  <w:sz w:val="56"/>
                                  <w:szCs w:val="56"/>
                                </w:rPr>
                                <w:t>(</w:t>
                              </w:r>
                              <w:proofErr w:type="spellStart"/>
                              <w:proofErr w:type="gramEnd"/>
                              <w:del w:id="16" w:author="Freebairn, Louise" w:date="2025-01-21T16:42:00Z">
                                <w:r w:rsidR="00AC7462" w:rsidDel="00063B73">
                                  <w:rPr>
                                    <w:sz w:val="56"/>
                                    <w:szCs w:val="56"/>
                                  </w:rPr>
                                  <w:delText>EpiNLPpb</w:delText>
                                </w:r>
                              </w:del>
                            </w:ins>
                            <w:ins w:id="17" w:author="Freebairn, Louise" w:date="2025-01-21T16:42:00Z">
                              <w:r w:rsidR="00063B73">
                                <w:rPr>
                                  <w:sz w:val="56"/>
                                  <w:szCs w:val="56"/>
                                </w:rPr>
                                <w:t>EpiNLP</w:t>
                              </w:r>
                              <w:proofErr w:type="spellEnd"/>
                              <w:r w:rsidR="00063B73">
                                <w:rPr>
                                  <w:sz w:val="56"/>
                                  <w:szCs w:val="56"/>
                                </w:rPr>
                                <w:t xml:space="preserve"> Builder</w:t>
                              </w:r>
                            </w:ins>
                            <w:ins w:id="18" w:author="McNamara, George" w:date="2025-01-20T10:41:00Z">
                              <w:r w:rsidR="00AC7462">
                                <w:rPr>
                                  <w:sz w:val="56"/>
                                  <w:szCs w:val="56"/>
                                </w:rPr>
                                <w:t>)</w:t>
                              </w:r>
                            </w:ins>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8E7524" id="_x0000_t202" coordsize="21600,21600" o:spt="202" path="m,l,21600r21600,l21600,xe">
                <v:stroke joinstyle="miter"/>
                <v:path gradientshapeok="t" o:connecttype="rect"/>
              </v:shapetype>
              <v:shape id="Text Box 5" o:spid="_x0000_s1027" type="#_x0000_t202" style="position:absolute;margin-left:42.2pt;margin-top:100.35pt;width:364.95pt;height:120.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" filled="f" stroked="f">
                <v:textbox>
                  <w:txbxContent>
                    <w:p w14:paraId="76D79455" w14:textId="7404D62E" w:rsidR="00A7723D" w:rsidRPr="00366B63" w:rsidRDefault="00A7723D" w:rsidP="00A7723D">
                      <w:pPr>
                        <w:pStyle w:val="DocumentTitle"/>
                        <w:rPr>
                          <w:sz w:val="56"/>
                          <w:szCs w:val="56"/>
                          <w:rPrChange w:id="19" w:author="McNamara, George" w:date="2025-01-20T09:59:00Z">
                            <w:rPr/>
                          </w:rPrChange>
                        </w:rPr>
                      </w:pPr>
                      <w:del w:id="20" w:author="Freebairn, Louise" w:date="2025-01-21T16:41:00Z">
                        <w:r w:rsidRPr="00366B63" w:rsidDel="00E46A44">
                          <w:rPr>
                            <w:sz w:val="56"/>
                            <w:szCs w:val="56"/>
                            <w:rPrChange w:id="21" w:author="McNamara, George" w:date="2025-01-20T09:59:00Z">
                              <w:rPr/>
                            </w:rPrChange>
                          </w:rPr>
                          <w:delText xml:space="preserve">ACT Health </w:delText>
                        </w:r>
                      </w:del>
                      <w:ins w:id="22" w:author="McNamara, George" w:date="2025-01-20T09:59:00Z">
                        <w:r w:rsidR="00366B63" w:rsidRPr="00366B63">
                          <w:rPr>
                            <w:sz w:val="56"/>
                            <w:szCs w:val="56"/>
                            <w:rPrChange w:id="23" w:author="McNamara, George" w:date="2025-01-20T09:59:00Z">
                              <w:rPr/>
                            </w:rPrChange>
                          </w:rPr>
                          <w:t xml:space="preserve">Epidemiology </w:t>
                        </w:r>
                      </w:ins>
                      <w:r w:rsidRPr="00366B63">
                        <w:rPr>
                          <w:sz w:val="56"/>
                          <w:szCs w:val="56"/>
                          <w:rPrChange w:id="24" w:author="McNamara, George" w:date="2025-01-20T09:59:00Z">
                            <w:rPr/>
                          </w:rPrChange>
                        </w:rPr>
                        <w:t xml:space="preserve">NLP Program Builder </w:t>
                      </w:r>
                      <w:ins w:id="25" w:author="McNamara, George" w:date="2025-01-22T12:46:00Z">
                        <w:r w:rsidR="00050784">
                          <w:rPr>
                            <w:sz w:val="56"/>
                            <w:szCs w:val="56"/>
                          </w:rPr>
                          <w:t xml:space="preserve"> </w:t>
                        </w:r>
                        <w:proofErr w:type="gramStart"/>
                        <w:r w:rsidR="00050784">
                          <w:rPr>
                            <w:sz w:val="56"/>
                            <w:szCs w:val="56"/>
                          </w:rPr>
                          <w:t xml:space="preserve">   </w:t>
                        </w:r>
                      </w:ins>
                      <w:ins w:id="26" w:author="McNamara, George" w:date="2025-01-20T10:41:00Z">
                        <w:r w:rsidR="00AC7462">
                          <w:rPr>
                            <w:sz w:val="56"/>
                            <w:szCs w:val="56"/>
                          </w:rPr>
                          <w:t>(</w:t>
                        </w:r>
                        <w:proofErr w:type="spellStart"/>
                        <w:proofErr w:type="gramEnd"/>
                        <w:del w:id="27" w:author="Freebairn, Louise" w:date="2025-01-21T16:42:00Z">
                          <w:r w:rsidR="00AC7462" w:rsidDel="00063B73">
                            <w:rPr>
                              <w:sz w:val="56"/>
                              <w:szCs w:val="56"/>
                            </w:rPr>
                            <w:delText>EpiNLPpb</w:delText>
                          </w:r>
                        </w:del>
                      </w:ins>
                      <w:ins w:id="28" w:author="Freebairn, Louise" w:date="2025-01-21T16:42:00Z">
                        <w:r w:rsidR="00063B73">
                          <w:rPr>
                            <w:sz w:val="56"/>
                            <w:szCs w:val="56"/>
                          </w:rPr>
                          <w:t>EpiNLP</w:t>
                        </w:r>
                        <w:proofErr w:type="spellEnd"/>
                        <w:r w:rsidR="00063B73">
                          <w:rPr>
                            <w:sz w:val="56"/>
                            <w:szCs w:val="56"/>
                          </w:rPr>
                          <w:t xml:space="preserve"> Builder</w:t>
                        </w:r>
                      </w:ins>
                      <w:ins w:id="29" w:author="McNamara, George" w:date="2025-01-20T10:41:00Z">
                        <w:r w:rsidR="00AC7462">
                          <w:rPr>
                            <w:sz w:val="56"/>
                            <w:szCs w:val="56"/>
                          </w:rPr>
                          <w:t>)</w:t>
                        </w:r>
                      </w:ins>
                    </w:p>
                  </w:txbxContent>
                </v:textbox>
              </v:shape>
            </w:pict>
          </mc:Fallback>
        </mc:AlternateContent>
      </w:r>
      <w:r w:rsidR="25977B1D">
        <w:t xml:space="preserve"> </w:t>
      </w:r>
      <w:r w:rsidR="32AED0EA">
        <w:t>s</w:t>
      </w:r>
    </w:p>
    <w:p w14:paraId="1DC52EAF" w14:textId="081FCB68" w:rsidR="0A6820B3" w:rsidRPr="00FE5872" w:rsidRDefault="0A6820B3" w:rsidP="00FE5872">
      <w:pPr>
        <w:spacing w:after="0"/>
        <w:rPr>
          <w:rFonts w:ascii="Arial" w:hAnsi="Arial" w:cs="Arial"/>
          <w:b/>
          <w:bCs/>
          <w:color w:val="002060"/>
          <w:sz w:val="48"/>
          <w:szCs w:val="48"/>
        </w:rPr>
      </w:pPr>
      <w:r w:rsidRPr="00FE5872">
        <w:rPr>
          <w:rFonts w:ascii="Arial" w:hAnsi="Arial" w:cs="Arial"/>
          <w:b/>
          <w:bCs/>
          <w:color w:val="002060"/>
          <w:sz w:val="48"/>
          <w:szCs w:val="48"/>
        </w:rPr>
        <w:lastRenderedPageBreak/>
        <w:t>Contents</w:t>
      </w:r>
    </w:p>
    <w:p w14:paraId="483EE24E" w14:textId="50EE1CB1" w:rsidR="00545ACF" w:rsidRDefault="00FE5872">
      <w:pPr>
        <w:pStyle w:val="TOC1"/>
        <w:rPr>
          <w:rFonts w:asciiTheme="minorHAnsi" w:eastAsiaTheme="minorEastAsia" w:hAnsiTheme="minorHAnsi" w:cstheme="minorBidi"/>
          <w:color w:val="auto"/>
          <w:kern w:val="2"/>
          <w:lang w:eastAsia="en-AU"/>
          <w14:ligatures w14:val="standardContextual"/>
        </w:rPr>
      </w:pPr>
      <w:r>
        <w:fldChar w:fldCharType="begin"/>
      </w:r>
      <w:r>
        <w:instrText xml:space="preserve"> TOC \o "1-2" \h \z \u </w:instrText>
      </w:r>
      <w:r>
        <w:fldChar w:fldCharType="separate"/>
      </w:r>
      <w:hyperlink w:anchor="_Toc175214053" w:history="1">
        <w:r w:rsidR="00545ACF" w:rsidRPr="00131C0F">
          <w:rPr>
            <w:rStyle w:val="Hyperlink"/>
          </w:rPr>
          <w:t>Overview</w:t>
        </w:r>
        <w:r w:rsidR="00545ACF">
          <w:rPr>
            <w:webHidden/>
          </w:rPr>
          <w:tab/>
        </w:r>
        <w:r w:rsidR="00545ACF">
          <w:rPr>
            <w:webHidden/>
          </w:rPr>
          <w:fldChar w:fldCharType="begin"/>
        </w:r>
        <w:r w:rsidR="00545ACF">
          <w:rPr>
            <w:webHidden/>
          </w:rPr>
          <w:instrText xml:space="preserve"> PAGEREF _Toc175214053 \h </w:instrText>
        </w:r>
        <w:r w:rsidR="00545ACF">
          <w:rPr>
            <w:webHidden/>
          </w:rPr>
        </w:r>
        <w:r w:rsidR="00545ACF">
          <w:rPr>
            <w:webHidden/>
          </w:rPr>
          <w:fldChar w:fldCharType="separate"/>
        </w:r>
        <w:r w:rsidR="00545ACF">
          <w:rPr>
            <w:webHidden/>
          </w:rPr>
          <w:t>3</w:t>
        </w:r>
        <w:r w:rsidR="00545ACF">
          <w:rPr>
            <w:webHidden/>
          </w:rPr>
          <w:fldChar w:fldCharType="end"/>
        </w:r>
      </w:hyperlink>
    </w:p>
    <w:p w14:paraId="2F7CAF7E" w14:textId="0BAD59F0"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54" w:history="1">
        <w:r w:rsidR="00545ACF" w:rsidRPr="00131C0F">
          <w:rPr>
            <w:rStyle w:val="Hyperlink"/>
          </w:rPr>
          <w:t>Introduction</w:t>
        </w:r>
        <w:r w:rsidR="00545ACF">
          <w:rPr>
            <w:webHidden/>
          </w:rPr>
          <w:tab/>
        </w:r>
        <w:r w:rsidR="00545ACF">
          <w:rPr>
            <w:webHidden/>
          </w:rPr>
          <w:fldChar w:fldCharType="begin"/>
        </w:r>
        <w:r w:rsidR="00545ACF">
          <w:rPr>
            <w:webHidden/>
          </w:rPr>
          <w:instrText xml:space="preserve"> PAGEREF _Toc175214054 \h </w:instrText>
        </w:r>
        <w:r w:rsidR="00545ACF">
          <w:rPr>
            <w:webHidden/>
          </w:rPr>
        </w:r>
        <w:r w:rsidR="00545ACF">
          <w:rPr>
            <w:webHidden/>
          </w:rPr>
          <w:fldChar w:fldCharType="separate"/>
        </w:r>
        <w:r w:rsidR="00545ACF">
          <w:rPr>
            <w:webHidden/>
          </w:rPr>
          <w:t>3</w:t>
        </w:r>
        <w:r w:rsidR="00545ACF">
          <w:rPr>
            <w:webHidden/>
          </w:rPr>
          <w:fldChar w:fldCharType="end"/>
        </w:r>
      </w:hyperlink>
    </w:p>
    <w:p w14:paraId="5D65307D" w14:textId="62834A34"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55" w:history="1">
        <w:r w:rsidR="00545ACF" w:rsidRPr="00131C0F">
          <w:rPr>
            <w:rStyle w:val="Hyperlink"/>
          </w:rPr>
          <w:t>Background</w:t>
        </w:r>
        <w:r w:rsidR="00545ACF">
          <w:rPr>
            <w:webHidden/>
          </w:rPr>
          <w:tab/>
        </w:r>
        <w:r w:rsidR="00545ACF">
          <w:rPr>
            <w:webHidden/>
          </w:rPr>
          <w:fldChar w:fldCharType="begin"/>
        </w:r>
        <w:r w:rsidR="00545ACF">
          <w:rPr>
            <w:webHidden/>
          </w:rPr>
          <w:instrText xml:space="preserve"> PAGEREF _Toc175214055 \h </w:instrText>
        </w:r>
        <w:r w:rsidR="00545ACF">
          <w:rPr>
            <w:webHidden/>
          </w:rPr>
        </w:r>
        <w:r w:rsidR="00545ACF">
          <w:rPr>
            <w:webHidden/>
          </w:rPr>
          <w:fldChar w:fldCharType="separate"/>
        </w:r>
        <w:r w:rsidR="00545ACF">
          <w:rPr>
            <w:webHidden/>
          </w:rPr>
          <w:t>4</w:t>
        </w:r>
        <w:r w:rsidR="00545ACF">
          <w:rPr>
            <w:webHidden/>
          </w:rPr>
          <w:fldChar w:fldCharType="end"/>
        </w:r>
      </w:hyperlink>
    </w:p>
    <w:p w14:paraId="0E0222B3" w14:textId="412D51F7"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56" w:history="1">
        <w:r w:rsidR="00545ACF" w:rsidRPr="00131C0F">
          <w:rPr>
            <w:rStyle w:val="Hyperlink"/>
          </w:rPr>
          <w:t>Development</w:t>
        </w:r>
        <w:r w:rsidR="00545ACF">
          <w:rPr>
            <w:webHidden/>
          </w:rPr>
          <w:tab/>
        </w:r>
        <w:r w:rsidR="00545ACF">
          <w:rPr>
            <w:webHidden/>
          </w:rPr>
          <w:fldChar w:fldCharType="begin"/>
        </w:r>
        <w:r w:rsidR="00545ACF">
          <w:rPr>
            <w:webHidden/>
          </w:rPr>
          <w:instrText xml:space="preserve"> PAGEREF _Toc175214056 \h </w:instrText>
        </w:r>
        <w:r w:rsidR="00545ACF">
          <w:rPr>
            <w:webHidden/>
          </w:rPr>
        </w:r>
        <w:r w:rsidR="00545ACF">
          <w:rPr>
            <w:webHidden/>
          </w:rPr>
          <w:fldChar w:fldCharType="separate"/>
        </w:r>
        <w:r w:rsidR="00545ACF">
          <w:rPr>
            <w:webHidden/>
          </w:rPr>
          <w:t>4</w:t>
        </w:r>
        <w:r w:rsidR="00545ACF">
          <w:rPr>
            <w:webHidden/>
          </w:rPr>
          <w:fldChar w:fldCharType="end"/>
        </w:r>
      </w:hyperlink>
    </w:p>
    <w:p w14:paraId="02F9E71A" w14:textId="00D748B9" w:rsidR="00545ACF" w:rsidRDefault="00000000">
      <w:pPr>
        <w:pStyle w:val="TOC1"/>
        <w:rPr>
          <w:rFonts w:asciiTheme="minorHAnsi" w:eastAsiaTheme="minorEastAsia" w:hAnsiTheme="minorHAnsi" w:cstheme="minorBidi"/>
          <w:color w:val="auto"/>
          <w:kern w:val="2"/>
          <w:lang w:eastAsia="en-AU"/>
          <w14:ligatures w14:val="standardContextual"/>
        </w:rPr>
      </w:pPr>
      <w:hyperlink w:anchor="_Toc175214057" w:history="1">
        <w:r w:rsidR="00545ACF" w:rsidRPr="00131C0F">
          <w:rPr>
            <w:rStyle w:val="Hyperlink"/>
          </w:rPr>
          <w:t>Structure</w:t>
        </w:r>
        <w:r w:rsidR="00545ACF">
          <w:rPr>
            <w:webHidden/>
          </w:rPr>
          <w:tab/>
        </w:r>
        <w:r w:rsidR="00545ACF">
          <w:rPr>
            <w:webHidden/>
          </w:rPr>
          <w:fldChar w:fldCharType="begin"/>
        </w:r>
        <w:r w:rsidR="00545ACF">
          <w:rPr>
            <w:webHidden/>
          </w:rPr>
          <w:instrText xml:space="preserve"> PAGEREF _Toc175214057 \h </w:instrText>
        </w:r>
        <w:r w:rsidR="00545ACF">
          <w:rPr>
            <w:webHidden/>
          </w:rPr>
        </w:r>
        <w:r w:rsidR="00545ACF">
          <w:rPr>
            <w:webHidden/>
          </w:rPr>
          <w:fldChar w:fldCharType="separate"/>
        </w:r>
        <w:r w:rsidR="00545ACF">
          <w:rPr>
            <w:webHidden/>
          </w:rPr>
          <w:t>5</w:t>
        </w:r>
        <w:r w:rsidR="00545ACF">
          <w:rPr>
            <w:webHidden/>
          </w:rPr>
          <w:fldChar w:fldCharType="end"/>
        </w:r>
      </w:hyperlink>
    </w:p>
    <w:p w14:paraId="48237B27" w14:textId="5C2A3C02"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58" w:history="1">
        <w:r w:rsidR="00545ACF" w:rsidRPr="00131C0F">
          <w:rPr>
            <w:rStyle w:val="Hyperlink"/>
          </w:rPr>
          <w:t>Repository</w:t>
        </w:r>
        <w:r w:rsidR="00545ACF">
          <w:rPr>
            <w:webHidden/>
          </w:rPr>
          <w:tab/>
        </w:r>
        <w:r w:rsidR="00545ACF">
          <w:rPr>
            <w:webHidden/>
          </w:rPr>
          <w:fldChar w:fldCharType="begin"/>
        </w:r>
        <w:r w:rsidR="00545ACF">
          <w:rPr>
            <w:webHidden/>
          </w:rPr>
          <w:instrText xml:space="preserve"> PAGEREF _Toc175214058 \h </w:instrText>
        </w:r>
        <w:r w:rsidR="00545ACF">
          <w:rPr>
            <w:webHidden/>
          </w:rPr>
        </w:r>
        <w:r w:rsidR="00545ACF">
          <w:rPr>
            <w:webHidden/>
          </w:rPr>
          <w:fldChar w:fldCharType="separate"/>
        </w:r>
        <w:r w:rsidR="00545ACF">
          <w:rPr>
            <w:webHidden/>
          </w:rPr>
          <w:t>5</w:t>
        </w:r>
        <w:r w:rsidR="00545ACF">
          <w:rPr>
            <w:webHidden/>
          </w:rPr>
          <w:fldChar w:fldCharType="end"/>
        </w:r>
      </w:hyperlink>
    </w:p>
    <w:p w14:paraId="1438758B" w14:textId="7D6E4ECB"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59" w:history="1">
        <w:r w:rsidR="00545ACF" w:rsidRPr="00131C0F">
          <w:rPr>
            <w:rStyle w:val="Hyperlink"/>
          </w:rPr>
          <w:t>Sub-Packages</w:t>
        </w:r>
        <w:r w:rsidR="00545ACF">
          <w:rPr>
            <w:webHidden/>
          </w:rPr>
          <w:tab/>
        </w:r>
        <w:r w:rsidR="00545ACF">
          <w:rPr>
            <w:webHidden/>
          </w:rPr>
          <w:fldChar w:fldCharType="begin"/>
        </w:r>
        <w:r w:rsidR="00545ACF">
          <w:rPr>
            <w:webHidden/>
          </w:rPr>
          <w:instrText xml:space="preserve"> PAGEREF _Toc175214059 \h </w:instrText>
        </w:r>
        <w:r w:rsidR="00545ACF">
          <w:rPr>
            <w:webHidden/>
          </w:rPr>
        </w:r>
        <w:r w:rsidR="00545ACF">
          <w:rPr>
            <w:webHidden/>
          </w:rPr>
          <w:fldChar w:fldCharType="separate"/>
        </w:r>
        <w:r w:rsidR="00545ACF">
          <w:rPr>
            <w:webHidden/>
          </w:rPr>
          <w:t>6</w:t>
        </w:r>
        <w:r w:rsidR="00545ACF">
          <w:rPr>
            <w:webHidden/>
          </w:rPr>
          <w:fldChar w:fldCharType="end"/>
        </w:r>
      </w:hyperlink>
    </w:p>
    <w:p w14:paraId="55020EF7" w14:textId="437E0BF0" w:rsidR="00545ACF" w:rsidRDefault="00000000">
      <w:pPr>
        <w:pStyle w:val="TOC1"/>
        <w:rPr>
          <w:rFonts w:asciiTheme="minorHAnsi" w:eastAsiaTheme="minorEastAsia" w:hAnsiTheme="minorHAnsi" w:cstheme="minorBidi"/>
          <w:color w:val="auto"/>
          <w:kern w:val="2"/>
          <w:lang w:eastAsia="en-AU"/>
          <w14:ligatures w14:val="standardContextual"/>
        </w:rPr>
      </w:pPr>
      <w:hyperlink w:anchor="_Toc175214060" w:history="1">
        <w:r w:rsidR="00545ACF" w:rsidRPr="00131C0F">
          <w:rPr>
            <w:rStyle w:val="Hyperlink"/>
          </w:rPr>
          <w:t>Process</w:t>
        </w:r>
        <w:r w:rsidR="00545ACF">
          <w:rPr>
            <w:webHidden/>
          </w:rPr>
          <w:tab/>
        </w:r>
        <w:r w:rsidR="00545ACF">
          <w:rPr>
            <w:webHidden/>
          </w:rPr>
          <w:fldChar w:fldCharType="begin"/>
        </w:r>
        <w:r w:rsidR="00545ACF">
          <w:rPr>
            <w:webHidden/>
          </w:rPr>
          <w:instrText xml:space="preserve"> PAGEREF _Toc175214060 \h </w:instrText>
        </w:r>
        <w:r w:rsidR="00545ACF">
          <w:rPr>
            <w:webHidden/>
          </w:rPr>
        </w:r>
        <w:r w:rsidR="00545ACF">
          <w:rPr>
            <w:webHidden/>
          </w:rPr>
          <w:fldChar w:fldCharType="separate"/>
        </w:r>
        <w:r w:rsidR="00545ACF">
          <w:rPr>
            <w:webHidden/>
          </w:rPr>
          <w:t>9</w:t>
        </w:r>
        <w:r w:rsidR="00545ACF">
          <w:rPr>
            <w:webHidden/>
          </w:rPr>
          <w:fldChar w:fldCharType="end"/>
        </w:r>
      </w:hyperlink>
    </w:p>
    <w:p w14:paraId="4B04FFC8" w14:textId="0AB239A5"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1" w:history="1">
        <w:r w:rsidR="00545ACF" w:rsidRPr="00131C0F">
          <w:rPr>
            <w:rStyle w:val="Hyperlink"/>
          </w:rPr>
          <w:t>Build</w:t>
        </w:r>
        <w:r w:rsidR="00545ACF">
          <w:rPr>
            <w:webHidden/>
          </w:rPr>
          <w:tab/>
        </w:r>
        <w:r w:rsidR="00545ACF">
          <w:rPr>
            <w:webHidden/>
          </w:rPr>
          <w:fldChar w:fldCharType="begin"/>
        </w:r>
        <w:r w:rsidR="00545ACF">
          <w:rPr>
            <w:webHidden/>
          </w:rPr>
          <w:instrText xml:space="preserve"> PAGEREF _Toc175214061 \h </w:instrText>
        </w:r>
        <w:r w:rsidR="00545ACF">
          <w:rPr>
            <w:webHidden/>
          </w:rPr>
        </w:r>
        <w:r w:rsidR="00545ACF">
          <w:rPr>
            <w:webHidden/>
          </w:rPr>
          <w:fldChar w:fldCharType="separate"/>
        </w:r>
        <w:r w:rsidR="00545ACF">
          <w:rPr>
            <w:webHidden/>
          </w:rPr>
          <w:t>10</w:t>
        </w:r>
        <w:r w:rsidR="00545ACF">
          <w:rPr>
            <w:webHidden/>
          </w:rPr>
          <w:fldChar w:fldCharType="end"/>
        </w:r>
      </w:hyperlink>
    </w:p>
    <w:p w14:paraId="19D584A2" w14:textId="19A8144C"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2" w:history="1">
        <w:r w:rsidR="00545ACF" w:rsidRPr="00131C0F">
          <w:rPr>
            <w:rStyle w:val="Hyperlink"/>
          </w:rPr>
          <w:t>Evaluate</w:t>
        </w:r>
        <w:r w:rsidR="00545ACF">
          <w:rPr>
            <w:webHidden/>
          </w:rPr>
          <w:tab/>
        </w:r>
        <w:r w:rsidR="00545ACF">
          <w:rPr>
            <w:webHidden/>
          </w:rPr>
          <w:fldChar w:fldCharType="begin"/>
        </w:r>
        <w:r w:rsidR="00545ACF">
          <w:rPr>
            <w:webHidden/>
          </w:rPr>
          <w:instrText xml:space="preserve"> PAGEREF _Toc175214062 \h </w:instrText>
        </w:r>
        <w:r w:rsidR="00545ACF">
          <w:rPr>
            <w:webHidden/>
          </w:rPr>
        </w:r>
        <w:r w:rsidR="00545ACF">
          <w:rPr>
            <w:webHidden/>
          </w:rPr>
          <w:fldChar w:fldCharType="separate"/>
        </w:r>
        <w:r w:rsidR="00545ACF">
          <w:rPr>
            <w:webHidden/>
          </w:rPr>
          <w:t>12</w:t>
        </w:r>
        <w:r w:rsidR="00545ACF">
          <w:rPr>
            <w:webHidden/>
          </w:rPr>
          <w:fldChar w:fldCharType="end"/>
        </w:r>
      </w:hyperlink>
    </w:p>
    <w:p w14:paraId="2F4E00B0" w14:textId="6F0E1D05"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3" w:history="1">
        <w:r w:rsidR="00545ACF" w:rsidRPr="00131C0F">
          <w:rPr>
            <w:rStyle w:val="Hyperlink"/>
          </w:rPr>
          <w:t>Export</w:t>
        </w:r>
        <w:r w:rsidR="00545ACF">
          <w:rPr>
            <w:webHidden/>
          </w:rPr>
          <w:tab/>
        </w:r>
        <w:r w:rsidR="00545ACF">
          <w:rPr>
            <w:webHidden/>
          </w:rPr>
          <w:fldChar w:fldCharType="begin"/>
        </w:r>
        <w:r w:rsidR="00545ACF">
          <w:rPr>
            <w:webHidden/>
          </w:rPr>
          <w:instrText xml:space="preserve"> PAGEREF _Toc175214063 \h </w:instrText>
        </w:r>
        <w:r w:rsidR="00545ACF">
          <w:rPr>
            <w:webHidden/>
          </w:rPr>
        </w:r>
        <w:r w:rsidR="00545ACF">
          <w:rPr>
            <w:webHidden/>
          </w:rPr>
          <w:fldChar w:fldCharType="separate"/>
        </w:r>
        <w:r w:rsidR="00545ACF">
          <w:rPr>
            <w:webHidden/>
          </w:rPr>
          <w:t>12</w:t>
        </w:r>
        <w:r w:rsidR="00545ACF">
          <w:rPr>
            <w:webHidden/>
          </w:rPr>
          <w:fldChar w:fldCharType="end"/>
        </w:r>
      </w:hyperlink>
    </w:p>
    <w:p w14:paraId="5E7D1E80" w14:textId="2AD83AE8"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4" w:history="1">
        <w:r w:rsidR="00545ACF" w:rsidRPr="00131C0F">
          <w:rPr>
            <w:rStyle w:val="Hyperlink"/>
          </w:rPr>
          <w:t>Annotate</w:t>
        </w:r>
        <w:r w:rsidR="00545ACF">
          <w:rPr>
            <w:webHidden/>
          </w:rPr>
          <w:tab/>
        </w:r>
        <w:r w:rsidR="00545ACF">
          <w:rPr>
            <w:webHidden/>
          </w:rPr>
          <w:fldChar w:fldCharType="begin"/>
        </w:r>
        <w:r w:rsidR="00545ACF">
          <w:rPr>
            <w:webHidden/>
          </w:rPr>
          <w:instrText xml:space="preserve"> PAGEREF _Toc175214064 \h </w:instrText>
        </w:r>
        <w:r w:rsidR="00545ACF">
          <w:rPr>
            <w:webHidden/>
          </w:rPr>
        </w:r>
        <w:r w:rsidR="00545ACF">
          <w:rPr>
            <w:webHidden/>
          </w:rPr>
          <w:fldChar w:fldCharType="separate"/>
        </w:r>
        <w:r w:rsidR="00545ACF">
          <w:rPr>
            <w:webHidden/>
          </w:rPr>
          <w:t>12</w:t>
        </w:r>
        <w:r w:rsidR="00545ACF">
          <w:rPr>
            <w:webHidden/>
          </w:rPr>
          <w:fldChar w:fldCharType="end"/>
        </w:r>
      </w:hyperlink>
    </w:p>
    <w:p w14:paraId="0108080B" w14:textId="1F11E46F"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5" w:history="1">
        <w:r w:rsidR="00545ACF" w:rsidRPr="00131C0F">
          <w:rPr>
            <w:rStyle w:val="Hyperlink"/>
          </w:rPr>
          <w:t>Approximate Complexities</w:t>
        </w:r>
        <w:r w:rsidR="00545ACF">
          <w:rPr>
            <w:webHidden/>
          </w:rPr>
          <w:tab/>
        </w:r>
        <w:r w:rsidR="00545ACF">
          <w:rPr>
            <w:webHidden/>
          </w:rPr>
          <w:fldChar w:fldCharType="begin"/>
        </w:r>
        <w:r w:rsidR="00545ACF">
          <w:rPr>
            <w:webHidden/>
          </w:rPr>
          <w:instrText xml:space="preserve"> PAGEREF _Toc175214065 \h </w:instrText>
        </w:r>
        <w:r w:rsidR="00545ACF">
          <w:rPr>
            <w:webHidden/>
          </w:rPr>
        </w:r>
        <w:r w:rsidR="00545ACF">
          <w:rPr>
            <w:webHidden/>
          </w:rPr>
          <w:fldChar w:fldCharType="separate"/>
        </w:r>
        <w:r w:rsidR="00545ACF">
          <w:rPr>
            <w:webHidden/>
          </w:rPr>
          <w:t>13</w:t>
        </w:r>
        <w:r w:rsidR="00545ACF">
          <w:rPr>
            <w:webHidden/>
          </w:rPr>
          <w:fldChar w:fldCharType="end"/>
        </w:r>
      </w:hyperlink>
    </w:p>
    <w:p w14:paraId="2C2944EC" w14:textId="48133FE4" w:rsidR="00545ACF" w:rsidRDefault="00000000">
      <w:pPr>
        <w:pStyle w:val="TOC1"/>
        <w:rPr>
          <w:rFonts w:asciiTheme="minorHAnsi" w:eastAsiaTheme="minorEastAsia" w:hAnsiTheme="minorHAnsi" w:cstheme="minorBidi"/>
          <w:color w:val="auto"/>
          <w:kern w:val="2"/>
          <w:lang w:eastAsia="en-AU"/>
          <w14:ligatures w14:val="standardContextual"/>
        </w:rPr>
      </w:pPr>
      <w:hyperlink w:anchor="_Toc175214066" w:history="1">
        <w:r w:rsidR="00545ACF" w:rsidRPr="00131C0F">
          <w:rPr>
            <w:rStyle w:val="Hyperlink"/>
          </w:rPr>
          <w:t>Usage</w:t>
        </w:r>
        <w:r w:rsidR="00545ACF">
          <w:rPr>
            <w:webHidden/>
          </w:rPr>
          <w:tab/>
        </w:r>
        <w:r w:rsidR="00545ACF">
          <w:rPr>
            <w:webHidden/>
          </w:rPr>
          <w:fldChar w:fldCharType="begin"/>
        </w:r>
        <w:r w:rsidR="00545ACF">
          <w:rPr>
            <w:webHidden/>
          </w:rPr>
          <w:instrText xml:space="preserve"> PAGEREF _Toc175214066 \h </w:instrText>
        </w:r>
        <w:r w:rsidR="00545ACF">
          <w:rPr>
            <w:webHidden/>
          </w:rPr>
        </w:r>
        <w:r w:rsidR="00545ACF">
          <w:rPr>
            <w:webHidden/>
          </w:rPr>
          <w:fldChar w:fldCharType="separate"/>
        </w:r>
        <w:r w:rsidR="00545ACF">
          <w:rPr>
            <w:webHidden/>
          </w:rPr>
          <w:t>13</w:t>
        </w:r>
        <w:r w:rsidR="00545ACF">
          <w:rPr>
            <w:webHidden/>
          </w:rPr>
          <w:fldChar w:fldCharType="end"/>
        </w:r>
      </w:hyperlink>
    </w:p>
    <w:p w14:paraId="4645CAAE" w14:textId="0978E454"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7" w:history="1">
        <w:r w:rsidR="00545ACF" w:rsidRPr="00131C0F">
          <w:rPr>
            <w:rStyle w:val="Hyperlink"/>
          </w:rPr>
          <w:t>Developer Usage</w:t>
        </w:r>
        <w:r w:rsidR="00545ACF">
          <w:rPr>
            <w:webHidden/>
          </w:rPr>
          <w:tab/>
        </w:r>
        <w:r w:rsidR="00545ACF">
          <w:rPr>
            <w:webHidden/>
          </w:rPr>
          <w:fldChar w:fldCharType="begin"/>
        </w:r>
        <w:r w:rsidR="00545ACF">
          <w:rPr>
            <w:webHidden/>
          </w:rPr>
          <w:instrText xml:space="preserve"> PAGEREF _Toc175214067 \h </w:instrText>
        </w:r>
        <w:r w:rsidR="00545ACF">
          <w:rPr>
            <w:webHidden/>
          </w:rPr>
        </w:r>
        <w:r w:rsidR="00545ACF">
          <w:rPr>
            <w:webHidden/>
          </w:rPr>
          <w:fldChar w:fldCharType="separate"/>
        </w:r>
        <w:r w:rsidR="00545ACF">
          <w:rPr>
            <w:webHidden/>
          </w:rPr>
          <w:t>13</w:t>
        </w:r>
        <w:r w:rsidR="00545ACF">
          <w:rPr>
            <w:webHidden/>
          </w:rPr>
          <w:fldChar w:fldCharType="end"/>
        </w:r>
      </w:hyperlink>
    </w:p>
    <w:p w14:paraId="7E7D5C59" w14:textId="002F8247"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8" w:history="1">
        <w:r w:rsidR="00545ACF" w:rsidRPr="00131C0F">
          <w:rPr>
            <w:rStyle w:val="Hyperlink"/>
          </w:rPr>
          <w:t>Graphical User Interface</w:t>
        </w:r>
        <w:r w:rsidR="00545ACF">
          <w:rPr>
            <w:webHidden/>
          </w:rPr>
          <w:tab/>
        </w:r>
        <w:r w:rsidR="00545ACF">
          <w:rPr>
            <w:webHidden/>
          </w:rPr>
          <w:fldChar w:fldCharType="begin"/>
        </w:r>
        <w:r w:rsidR="00545ACF">
          <w:rPr>
            <w:webHidden/>
          </w:rPr>
          <w:instrText xml:space="preserve"> PAGEREF _Toc175214068 \h </w:instrText>
        </w:r>
        <w:r w:rsidR="00545ACF">
          <w:rPr>
            <w:webHidden/>
          </w:rPr>
        </w:r>
        <w:r w:rsidR="00545ACF">
          <w:rPr>
            <w:webHidden/>
          </w:rPr>
          <w:fldChar w:fldCharType="separate"/>
        </w:r>
        <w:r w:rsidR="00545ACF">
          <w:rPr>
            <w:webHidden/>
          </w:rPr>
          <w:t>18</w:t>
        </w:r>
        <w:r w:rsidR="00545ACF">
          <w:rPr>
            <w:webHidden/>
          </w:rPr>
          <w:fldChar w:fldCharType="end"/>
        </w:r>
      </w:hyperlink>
    </w:p>
    <w:p w14:paraId="2A4CB07A" w14:textId="4FCAB64E"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69" w:history="1">
        <w:r w:rsidR="00545ACF" w:rsidRPr="00131C0F">
          <w:rPr>
            <w:rStyle w:val="Hyperlink"/>
          </w:rPr>
          <w:t>Support</w:t>
        </w:r>
        <w:r w:rsidR="00545ACF">
          <w:rPr>
            <w:webHidden/>
          </w:rPr>
          <w:tab/>
        </w:r>
        <w:r w:rsidR="00545ACF">
          <w:rPr>
            <w:webHidden/>
          </w:rPr>
          <w:fldChar w:fldCharType="begin"/>
        </w:r>
        <w:r w:rsidR="00545ACF">
          <w:rPr>
            <w:webHidden/>
          </w:rPr>
          <w:instrText xml:space="preserve"> PAGEREF _Toc175214069 \h </w:instrText>
        </w:r>
        <w:r w:rsidR="00545ACF">
          <w:rPr>
            <w:webHidden/>
          </w:rPr>
        </w:r>
        <w:r w:rsidR="00545ACF">
          <w:rPr>
            <w:webHidden/>
          </w:rPr>
          <w:fldChar w:fldCharType="separate"/>
        </w:r>
        <w:r w:rsidR="00545ACF">
          <w:rPr>
            <w:webHidden/>
          </w:rPr>
          <w:t>18</w:t>
        </w:r>
        <w:r w:rsidR="00545ACF">
          <w:rPr>
            <w:webHidden/>
          </w:rPr>
          <w:fldChar w:fldCharType="end"/>
        </w:r>
      </w:hyperlink>
    </w:p>
    <w:p w14:paraId="5B1B12C2" w14:textId="6CA80EE0" w:rsidR="00545ACF" w:rsidRDefault="00000000">
      <w:pPr>
        <w:pStyle w:val="TOC1"/>
        <w:rPr>
          <w:rFonts w:asciiTheme="minorHAnsi" w:eastAsiaTheme="minorEastAsia" w:hAnsiTheme="minorHAnsi" w:cstheme="minorBidi"/>
          <w:color w:val="auto"/>
          <w:kern w:val="2"/>
          <w:lang w:eastAsia="en-AU"/>
          <w14:ligatures w14:val="standardContextual"/>
        </w:rPr>
      </w:pPr>
      <w:hyperlink w:anchor="_Toc175214070" w:history="1">
        <w:r w:rsidR="00545ACF" w:rsidRPr="00131C0F">
          <w:rPr>
            <w:rStyle w:val="Hyperlink"/>
          </w:rPr>
          <w:t>Appendices</w:t>
        </w:r>
        <w:r w:rsidR="00545ACF">
          <w:rPr>
            <w:webHidden/>
          </w:rPr>
          <w:tab/>
        </w:r>
        <w:r w:rsidR="00545ACF">
          <w:rPr>
            <w:webHidden/>
          </w:rPr>
          <w:fldChar w:fldCharType="begin"/>
        </w:r>
        <w:r w:rsidR="00545ACF">
          <w:rPr>
            <w:webHidden/>
          </w:rPr>
          <w:instrText xml:space="preserve"> PAGEREF _Toc175214070 \h </w:instrText>
        </w:r>
        <w:r w:rsidR="00545ACF">
          <w:rPr>
            <w:webHidden/>
          </w:rPr>
        </w:r>
        <w:r w:rsidR="00545ACF">
          <w:rPr>
            <w:webHidden/>
          </w:rPr>
          <w:fldChar w:fldCharType="separate"/>
        </w:r>
        <w:r w:rsidR="00545ACF">
          <w:rPr>
            <w:webHidden/>
          </w:rPr>
          <w:t>19</w:t>
        </w:r>
        <w:r w:rsidR="00545ACF">
          <w:rPr>
            <w:webHidden/>
          </w:rPr>
          <w:fldChar w:fldCharType="end"/>
        </w:r>
      </w:hyperlink>
    </w:p>
    <w:p w14:paraId="38AB7F88" w14:textId="36045B41"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71" w:history="1">
        <w:r w:rsidR="00545ACF" w:rsidRPr="00131C0F">
          <w:rPr>
            <w:rStyle w:val="Hyperlink"/>
          </w:rPr>
          <w:t>Appendix 1: Dependencies</w:t>
        </w:r>
        <w:r w:rsidR="00545ACF">
          <w:rPr>
            <w:webHidden/>
          </w:rPr>
          <w:tab/>
        </w:r>
        <w:r w:rsidR="00545ACF">
          <w:rPr>
            <w:webHidden/>
          </w:rPr>
          <w:fldChar w:fldCharType="begin"/>
        </w:r>
        <w:r w:rsidR="00545ACF">
          <w:rPr>
            <w:webHidden/>
          </w:rPr>
          <w:instrText xml:space="preserve"> PAGEREF _Toc175214071 \h </w:instrText>
        </w:r>
        <w:r w:rsidR="00545ACF">
          <w:rPr>
            <w:webHidden/>
          </w:rPr>
        </w:r>
        <w:r w:rsidR="00545ACF">
          <w:rPr>
            <w:webHidden/>
          </w:rPr>
          <w:fldChar w:fldCharType="separate"/>
        </w:r>
        <w:r w:rsidR="00545ACF">
          <w:rPr>
            <w:webHidden/>
          </w:rPr>
          <w:t>19</w:t>
        </w:r>
        <w:r w:rsidR="00545ACF">
          <w:rPr>
            <w:webHidden/>
          </w:rPr>
          <w:fldChar w:fldCharType="end"/>
        </w:r>
      </w:hyperlink>
    </w:p>
    <w:p w14:paraId="26486331" w14:textId="1D77097D"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72" w:history="1">
        <w:r w:rsidR="00545ACF" w:rsidRPr="00131C0F">
          <w:rPr>
            <w:rStyle w:val="Hyperlink"/>
          </w:rPr>
          <w:t>Appendix 2: NLP Parameter Roles/Formats</w:t>
        </w:r>
        <w:r w:rsidR="00545ACF">
          <w:rPr>
            <w:webHidden/>
          </w:rPr>
          <w:tab/>
        </w:r>
        <w:r w:rsidR="00545ACF">
          <w:rPr>
            <w:webHidden/>
          </w:rPr>
          <w:fldChar w:fldCharType="begin"/>
        </w:r>
        <w:r w:rsidR="00545ACF">
          <w:rPr>
            <w:webHidden/>
          </w:rPr>
          <w:instrText xml:space="preserve"> PAGEREF _Toc175214072 \h </w:instrText>
        </w:r>
        <w:r w:rsidR="00545ACF">
          <w:rPr>
            <w:webHidden/>
          </w:rPr>
        </w:r>
        <w:r w:rsidR="00545ACF">
          <w:rPr>
            <w:webHidden/>
          </w:rPr>
          <w:fldChar w:fldCharType="separate"/>
        </w:r>
        <w:r w:rsidR="00545ACF">
          <w:rPr>
            <w:webHidden/>
          </w:rPr>
          <w:t>20</w:t>
        </w:r>
        <w:r w:rsidR="00545ACF">
          <w:rPr>
            <w:webHidden/>
          </w:rPr>
          <w:fldChar w:fldCharType="end"/>
        </w:r>
      </w:hyperlink>
    </w:p>
    <w:p w14:paraId="42122006" w14:textId="423E09CE"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73" w:history="1">
        <w:r w:rsidR="00545ACF" w:rsidRPr="00131C0F">
          <w:rPr>
            <w:rStyle w:val="Hyperlink"/>
          </w:rPr>
          <w:t>Appendix 3: Exceptions</w:t>
        </w:r>
        <w:r w:rsidR="00545ACF">
          <w:rPr>
            <w:webHidden/>
          </w:rPr>
          <w:tab/>
        </w:r>
        <w:r w:rsidR="00545ACF">
          <w:rPr>
            <w:webHidden/>
          </w:rPr>
          <w:fldChar w:fldCharType="begin"/>
        </w:r>
        <w:r w:rsidR="00545ACF">
          <w:rPr>
            <w:webHidden/>
          </w:rPr>
          <w:instrText xml:space="preserve"> PAGEREF _Toc175214073 \h </w:instrText>
        </w:r>
        <w:r w:rsidR="00545ACF">
          <w:rPr>
            <w:webHidden/>
          </w:rPr>
        </w:r>
        <w:r w:rsidR="00545ACF">
          <w:rPr>
            <w:webHidden/>
          </w:rPr>
          <w:fldChar w:fldCharType="separate"/>
        </w:r>
        <w:r w:rsidR="00545ACF">
          <w:rPr>
            <w:webHidden/>
          </w:rPr>
          <w:t>22</w:t>
        </w:r>
        <w:r w:rsidR="00545ACF">
          <w:rPr>
            <w:webHidden/>
          </w:rPr>
          <w:fldChar w:fldCharType="end"/>
        </w:r>
      </w:hyperlink>
    </w:p>
    <w:p w14:paraId="4C635C1F" w14:textId="3630F889" w:rsidR="00545ACF" w:rsidRDefault="00000000">
      <w:pPr>
        <w:pStyle w:val="TOC2"/>
        <w:rPr>
          <w:rFonts w:asciiTheme="minorHAnsi" w:eastAsiaTheme="minorEastAsia" w:hAnsiTheme="minorHAnsi" w:cstheme="minorBidi"/>
          <w:color w:val="auto"/>
          <w:kern w:val="2"/>
          <w:lang w:eastAsia="en-AU"/>
          <w14:ligatures w14:val="standardContextual"/>
        </w:rPr>
      </w:pPr>
      <w:hyperlink w:anchor="_Toc175214074" w:history="1">
        <w:r w:rsidR="00545ACF" w:rsidRPr="00131C0F">
          <w:rPr>
            <w:rStyle w:val="Hyperlink"/>
          </w:rPr>
          <w:t>Appendix 4: Vectorisation Techniques</w:t>
        </w:r>
        <w:r w:rsidR="00545ACF">
          <w:rPr>
            <w:webHidden/>
          </w:rPr>
          <w:tab/>
        </w:r>
        <w:r w:rsidR="00545ACF">
          <w:rPr>
            <w:webHidden/>
          </w:rPr>
          <w:fldChar w:fldCharType="begin"/>
        </w:r>
        <w:r w:rsidR="00545ACF">
          <w:rPr>
            <w:webHidden/>
          </w:rPr>
          <w:instrText xml:space="preserve"> PAGEREF _Toc175214074 \h </w:instrText>
        </w:r>
        <w:r w:rsidR="00545ACF">
          <w:rPr>
            <w:webHidden/>
          </w:rPr>
        </w:r>
        <w:r w:rsidR="00545ACF">
          <w:rPr>
            <w:webHidden/>
          </w:rPr>
          <w:fldChar w:fldCharType="separate"/>
        </w:r>
        <w:r w:rsidR="00545ACF">
          <w:rPr>
            <w:webHidden/>
          </w:rPr>
          <w:t>24</w:t>
        </w:r>
        <w:r w:rsidR="00545ACF">
          <w:rPr>
            <w:webHidden/>
          </w:rPr>
          <w:fldChar w:fldCharType="end"/>
        </w:r>
      </w:hyperlink>
    </w:p>
    <w:p w14:paraId="1AD1F837" w14:textId="15FB8839" w:rsidR="00545ACF" w:rsidRDefault="00000000">
      <w:pPr>
        <w:pStyle w:val="TOC1"/>
        <w:rPr>
          <w:rFonts w:asciiTheme="minorHAnsi" w:eastAsiaTheme="minorEastAsia" w:hAnsiTheme="minorHAnsi" w:cstheme="minorBidi"/>
          <w:color w:val="auto"/>
          <w:kern w:val="2"/>
          <w:lang w:eastAsia="en-AU"/>
          <w14:ligatures w14:val="standardContextual"/>
        </w:rPr>
      </w:pPr>
      <w:hyperlink w:anchor="_Toc175214075" w:history="1">
        <w:r w:rsidR="00545ACF" w:rsidRPr="00131C0F">
          <w:rPr>
            <w:rStyle w:val="Hyperlink"/>
          </w:rPr>
          <w:t>Bibliography</w:t>
        </w:r>
        <w:r w:rsidR="00545ACF">
          <w:rPr>
            <w:webHidden/>
          </w:rPr>
          <w:tab/>
        </w:r>
        <w:r w:rsidR="00545ACF">
          <w:rPr>
            <w:webHidden/>
          </w:rPr>
          <w:fldChar w:fldCharType="begin"/>
        </w:r>
        <w:r w:rsidR="00545ACF">
          <w:rPr>
            <w:webHidden/>
          </w:rPr>
          <w:instrText xml:space="preserve"> PAGEREF _Toc175214075 \h </w:instrText>
        </w:r>
        <w:r w:rsidR="00545ACF">
          <w:rPr>
            <w:webHidden/>
          </w:rPr>
        </w:r>
        <w:r w:rsidR="00545ACF">
          <w:rPr>
            <w:webHidden/>
          </w:rPr>
          <w:fldChar w:fldCharType="separate"/>
        </w:r>
        <w:r w:rsidR="00545ACF">
          <w:rPr>
            <w:webHidden/>
          </w:rPr>
          <w:t>25</w:t>
        </w:r>
        <w:r w:rsidR="00545ACF">
          <w:rPr>
            <w:webHidden/>
          </w:rPr>
          <w:fldChar w:fldCharType="end"/>
        </w:r>
      </w:hyperlink>
    </w:p>
    <w:p w14:paraId="4572D50A" w14:textId="042C1F7D" w:rsidR="00905266" w:rsidRPr="00905266" w:rsidRDefault="00FE5872" w:rsidP="00905266">
      <w:pPr>
        <w:sectPr w:rsidR="00905266" w:rsidRPr="00905266" w:rsidSect="000F16C8">
          <w:headerReference w:type="default" r:id="rId14"/>
          <w:footerReference w:type="default" r:id="rId15"/>
          <w:pgSz w:w="11906" w:h="16838"/>
          <w:pgMar w:top="1985" w:right="1440" w:bottom="1304" w:left="1440" w:header="709" w:footer="709" w:gutter="0"/>
          <w:cols w:space="708"/>
          <w:docGrid w:linePitch="360"/>
        </w:sectPr>
      </w:pPr>
      <w:r>
        <w:rPr>
          <w:noProof/>
          <w:color w:val="141414"/>
        </w:rPr>
        <w:fldChar w:fldCharType="end"/>
      </w:r>
    </w:p>
    <w:p w14:paraId="5757001F" w14:textId="6D566C3B" w:rsidR="00501285" w:rsidRDefault="00501285" w:rsidP="00501285">
      <w:pPr>
        <w:pStyle w:val="Heading1"/>
      </w:pPr>
      <w:bookmarkStart w:id="30" w:name="_Toc175214053"/>
      <w:r>
        <w:lastRenderedPageBreak/>
        <w:t>Overview</w:t>
      </w:r>
      <w:bookmarkEnd w:id="30"/>
    </w:p>
    <w:p w14:paraId="5136E7E4" w14:textId="24AE7631" w:rsidR="00477AA5" w:rsidRDefault="00477AA5" w:rsidP="00477AA5">
      <w:pPr>
        <w:pStyle w:val="Heading2"/>
      </w:pPr>
      <w:bookmarkStart w:id="31" w:name="_Toc175214054"/>
      <w:r>
        <w:t>Introduction</w:t>
      </w:r>
      <w:bookmarkEnd w:id="31"/>
    </w:p>
    <w:p w14:paraId="376BE3E1" w14:textId="54C1BC5A" w:rsidR="00015AA8" w:rsidRDefault="00015AA8" w:rsidP="00015AA8">
      <w:r>
        <w:t xml:space="preserve">The </w:t>
      </w:r>
      <w:r w:rsidR="00325F4C">
        <w:t>Australian Capital Territory (</w:t>
      </w:r>
      <w:r>
        <w:t>ACT</w:t>
      </w:r>
      <w:r w:rsidR="00325F4C">
        <w:t>)</w:t>
      </w:r>
      <w:r>
        <w:t xml:space="preserve"> Health </w:t>
      </w:r>
      <w:ins w:id="32" w:author="McNamara, George" w:date="2025-01-20T09:59:00Z">
        <w:r w:rsidR="00366B63">
          <w:t xml:space="preserve">Epidemiology </w:t>
        </w:r>
      </w:ins>
      <w:r>
        <w:t xml:space="preserve">Natural Language Processing </w:t>
      </w:r>
      <w:del w:id="33" w:author="McNamara, George" w:date="2025-01-20T09:59:00Z">
        <w:r w:rsidDel="00366B63">
          <w:delText xml:space="preserve">(NLP) </w:delText>
        </w:r>
      </w:del>
      <w:r>
        <w:t xml:space="preserve">Program Builder </w:t>
      </w:r>
      <w:ins w:id="34" w:author="McNamara, George" w:date="2025-01-20T10:00:00Z">
        <w:r w:rsidR="00366B63">
          <w:t>(</w:t>
        </w:r>
      </w:ins>
      <w:proofErr w:type="spellStart"/>
      <w:ins w:id="35" w:author="McNamara, George" w:date="2025-01-22T12:45:00Z">
        <w:r w:rsidR="003E1CEA">
          <w:t>EpiNLP</w:t>
        </w:r>
        <w:proofErr w:type="spellEnd"/>
        <w:r w:rsidR="003E1CEA">
          <w:t xml:space="preserve"> Builder</w:t>
        </w:r>
      </w:ins>
      <w:commentRangeStart w:id="36"/>
      <w:commentRangeEnd w:id="36"/>
      <w:r w:rsidR="0003085C">
        <w:rPr>
          <w:rStyle w:val="CommentReference"/>
        </w:rPr>
        <w:commentReference w:id="36"/>
      </w:r>
      <w:ins w:id="37" w:author="McNamara, George" w:date="2025-01-20T10:00:00Z">
        <w:r w:rsidR="00366B63">
          <w:t xml:space="preserve">) </w:t>
        </w:r>
      </w:ins>
      <w:r>
        <w:t xml:space="preserve">is an end-to-end software package </w:t>
      </w:r>
      <w:r w:rsidR="00623462">
        <w:t>which facilitates</w:t>
      </w:r>
      <w:r>
        <w:t xml:space="preserve"> the</w:t>
      </w:r>
      <w:r w:rsidR="00623462">
        <w:t xml:space="preserve"> automated</w:t>
      </w:r>
      <w:r>
        <w:t xml:space="preserve"> classification of free text data. The following is a series of technical notes detailing the structure, process, </w:t>
      </w:r>
      <w:r w:rsidR="71D267DF">
        <w:t xml:space="preserve">and </w:t>
      </w:r>
      <w:r>
        <w:t>usage</w:t>
      </w:r>
      <w:r w:rsidR="485418E1">
        <w:t xml:space="preserve"> </w:t>
      </w:r>
      <w:r>
        <w:t>of the builder.</w:t>
      </w:r>
    </w:p>
    <w:p w14:paraId="74B382C3" w14:textId="6F1BFEF5" w:rsidR="00763849" w:rsidRDefault="00763849" w:rsidP="00015AA8">
      <w:r>
        <w:t xml:space="preserve">NLP is a branch of artificial intelligence which converts natural written English, </w:t>
      </w:r>
      <w:r w:rsidR="000A08F7">
        <w:t>also called</w:t>
      </w:r>
      <w:r>
        <w:t xml:space="preserve"> free text, into a computer processable form. ‘Natural language processing combines computational linguistics and machine learning models to enable compute</w:t>
      </w:r>
      <w:r w:rsidR="00623462">
        <w:t>r</w:t>
      </w:r>
      <w:r>
        <w:t>s to recognise, understand and generate text’</w:t>
      </w:r>
      <w:r w:rsidR="00F74AF6">
        <w:rPr>
          <w:vertAlign w:val="superscript"/>
        </w:rPr>
        <w:t>1</w:t>
      </w:r>
      <w:r>
        <w:t xml:space="preserve">. </w:t>
      </w:r>
      <w:r w:rsidR="00623462">
        <w:t xml:space="preserve">These are valuable capabilities for computers to have in the ACT Health Directorate. There is a vast expanse of free text data stored in the ACT Health Directorate information systems. NLP will enable </w:t>
      </w:r>
      <w:r w:rsidR="00BC5E4D">
        <w:t>fast</w:t>
      </w:r>
      <w:r w:rsidR="00623462">
        <w:t>,</w:t>
      </w:r>
      <w:r w:rsidR="00BC5E4D">
        <w:t xml:space="preserve"> sophisticated,</w:t>
      </w:r>
      <w:r w:rsidR="00623462">
        <w:t xml:space="preserve"> and large-scale analysis of this free</w:t>
      </w:r>
      <w:r w:rsidR="00565CA1">
        <w:t xml:space="preserve"> text</w:t>
      </w:r>
      <w:ins w:id="38" w:author="Draper, Glenn" w:date="2025-01-17T09:30:00Z">
        <w:r w:rsidR="000F5A0B">
          <w:t>, while ensuring patient confidentiality</w:t>
        </w:r>
      </w:ins>
      <w:r w:rsidR="00623462">
        <w:t>. This will provide access to previously unattainable</w:t>
      </w:r>
      <w:r w:rsidR="00623462" w:rsidDel="00CD0780">
        <w:t xml:space="preserve"> </w:t>
      </w:r>
      <w:r w:rsidR="00CD0780">
        <w:t xml:space="preserve">information </w:t>
      </w:r>
      <w:r w:rsidR="007C6D86">
        <w:t xml:space="preserve">to </w:t>
      </w:r>
      <w:r w:rsidR="00EC1125">
        <w:t>g</w:t>
      </w:r>
      <w:r w:rsidR="00A24BD8">
        <w:t>uide</w:t>
      </w:r>
      <w:r w:rsidR="00623462">
        <w:t xml:space="preserve"> the development of policies </w:t>
      </w:r>
      <w:commentRangeStart w:id="39"/>
      <w:r w:rsidR="00623462">
        <w:t>in the ACT.</w:t>
      </w:r>
      <w:commentRangeEnd w:id="39"/>
      <w:r w:rsidR="00DB530D">
        <w:rPr>
          <w:rStyle w:val="CommentReference"/>
        </w:rPr>
        <w:commentReference w:id="39"/>
      </w:r>
    </w:p>
    <w:p w14:paraId="619E4861" w14:textId="5624617B" w:rsidR="00BC5E4D" w:rsidRDefault="003E1CEA" w:rsidP="00015AA8">
      <w:proofErr w:type="spellStart"/>
      <w:ins w:id="40" w:author="McNamara, George" w:date="2025-01-22T12:45:00Z">
        <w:r>
          <w:t>EpiNLP</w:t>
        </w:r>
        <w:proofErr w:type="spellEnd"/>
        <w:r>
          <w:t xml:space="preserve"> Builder</w:t>
        </w:r>
      </w:ins>
      <w:ins w:id="41" w:author="McNamara, George" w:date="2025-01-20T10:01:00Z">
        <w:r w:rsidR="002A76D7" w:rsidDel="002A76D7">
          <w:t xml:space="preserve"> </w:t>
        </w:r>
      </w:ins>
      <w:del w:id="42" w:author="McNamara, George" w:date="2025-01-20T10:01:00Z">
        <w:r w:rsidR="6ABEBCE0" w:rsidDel="002A76D7">
          <w:delText xml:space="preserve">The NLP Program Builder </w:delText>
        </w:r>
      </w:del>
      <w:r w:rsidR="6ABEBCE0">
        <w:t xml:space="preserve">produces programs which can </w:t>
      </w:r>
      <w:r w:rsidR="3054159F">
        <w:t>extract meaning from</w:t>
      </w:r>
      <w:commentRangeStart w:id="43"/>
      <w:r w:rsidR="6ABEBCE0">
        <w:t xml:space="preserve"> </w:t>
      </w:r>
      <w:commentRangeEnd w:id="43"/>
      <w:r w:rsidR="00623462">
        <w:rPr>
          <w:rStyle w:val="CommentReference"/>
        </w:rPr>
        <w:commentReference w:id="43"/>
      </w:r>
      <w:r w:rsidR="6ABEBCE0">
        <w:t>free text.</w:t>
      </w:r>
      <w:r w:rsidR="577C1318">
        <w:t xml:space="preserve"> The output programs conduct binary classification of free text. Taking an input of a list of pieces of text, the</w:t>
      </w:r>
      <w:r w:rsidR="0EFB9E43">
        <w:t>se programs</w:t>
      </w:r>
      <w:r w:rsidR="577C1318">
        <w:t xml:space="preserve"> produce a list of corresponding classifications into one of two categories. This is implemented by </w:t>
      </w:r>
      <w:r w:rsidR="3D61B2DB">
        <w:t>taking an</w:t>
      </w:r>
      <w:r w:rsidR="577C1318">
        <w:t xml:space="preserve"> existing .csv or .xlsx file containing </w:t>
      </w:r>
      <w:r w:rsidR="3D61B2DB">
        <w:t xml:space="preserve">a column </w:t>
      </w:r>
      <w:r w:rsidR="3D29471D">
        <w:t>whose entries are</w:t>
      </w:r>
      <w:r w:rsidR="3D61B2DB">
        <w:t xml:space="preserve"> </w:t>
      </w:r>
      <w:r w:rsidR="577C1318">
        <w:t xml:space="preserve">free </w:t>
      </w:r>
      <w:r w:rsidR="3D61B2DB">
        <w:t>text</w:t>
      </w:r>
      <w:r w:rsidR="008C30F1">
        <w:t>. The program builder adds</w:t>
      </w:r>
      <w:r w:rsidR="3D61B2DB">
        <w:t xml:space="preserve"> a column </w:t>
      </w:r>
      <w:r w:rsidR="00903454">
        <w:t xml:space="preserve">to this file </w:t>
      </w:r>
      <w:r w:rsidR="0EFB9E43">
        <w:t>whose entries are the</w:t>
      </w:r>
      <w:r w:rsidR="577C1318">
        <w:t xml:space="preserve"> corresponding classification </w:t>
      </w:r>
      <w:r w:rsidR="3D61B2DB">
        <w:t>of</w:t>
      </w:r>
      <w:r w:rsidR="577C1318">
        <w:t xml:space="preserve"> the text in each row. </w:t>
      </w:r>
      <w:ins w:id="44" w:author="Draper, Glenn" w:date="2025-01-17T09:34:00Z">
        <w:r w:rsidR="00325C0C" w:rsidRPr="00325C0C">
          <w:t>This process demonstrates high efficiency, capable of classifying hundreds of thousands of text pieces within minutes.</w:t>
        </w:r>
        <w:r w:rsidR="00B30507">
          <w:t xml:space="preserve"> </w:t>
        </w:r>
      </w:ins>
      <w:del w:id="45" w:author="Draper, Glenn" w:date="2025-01-17T09:34:00Z">
        <w:r w:rsidR="577C1318" w:rsidDel="00325C0C">
          <w:delText xml:space="preserve">This is a highly efficient process which can classify </w:delText>
        </w:r>
        <w:r w:rsidR="3D11C925" w:rsidDel="00325C0C">
          <w:delText xml:space="preserve">hundreds of </w:delText>
        </w:r>
        <w:commentRangeStart w:id="46"/>
        <w:r w:rsidR="577C1318" w:rsidDel="00325C0C">
          <w:delText>thousands</w:delText>
        </w:r>
        <w:commentRangeEnd w:id="46"/>
        <w:r w:rsidR="00623462" w:rsidDel="00325C0C">
          <w:rPr>
            <w:rStyle w:val="CommentReference"/>
          </w:rPr>
          <w:commentReference w:id="46"/>
        </w:r>
        <w:r w:rsidR="577C1318" w:rsidDel="00325C0C">
          <w:delText xml:space="preserve"> of pieces of text in minutes.</w:delText>
        </w:r>
      </w:del>
    </w:p>
    <w:p w14:paraId="7EBB045E" w14:textId="020A6C54" w:rsidR="00623462" w:rsidRDefault="72B84BB7" w:rsidP="00015AA8">
      <w:r>
        <w:t>These programs utilise machine learning to</w:t>
      </w:r>
      <w:r w:rsidR="51B77553">
        <w:t xml:space="preserve"> </w:t>
      </w:r>
      <w:r w:rsidR="1B305B5A">
        <w:t xml:space="preserve">classify </w:t>
      </w:r>
      <w:r w:rsidR="29E07CDC">
        <w:t>immense</w:t>
      </w:r>
      <w:r w:rsidR="29ED36E1">
        <w:t xml:space="preserve"> </w:t>
      </w:r>
      <w:r w:rsidR="41050811">
        <w:t>amounts</w:t>
      </w:r>
      <w:r w:rsidR="0DA4EFCE">
        <w:t xml:space="preserve"> of information</w:t>
      </w:r>
      <w:r>
        <w:t xml:space="preserve">. </w:t>
      </w:r>
      <w:ins w:id="47" w:author="Draper, Glenn" w:date="2025-01-17T09:34:00Z">
        <w:r w:rsidR="00A479F3">
          <w:t>T</w:t>
        </w:r>
      </w:ins>
      <w:del w:id="48" w:author="Draper, Glenn" w:date="2025-01-17T09:34:00Z">
        <w:r w:rsidDel="00A479F3">
          <w:delText>Hence, t</w:delText>
        </w:r>
      </w:del>
      <w:r>
        <w:t xml:space="preserve">o </w:t>
      </w:r>
      <w:proofErr w:type="gramStart"/>
      <w:r>
        <w:t>construct</w:t>
      </w:r>
      <w:proofErr w:type="gramEnd"/>
      <w:r>
        <w:t xml:space="preserve"> an NLP </w:t>
      </w:r>
      <w:r w:rsidR="26D2F9A0">
        <w:t>p</w:t>
      </w:r>
      <w:r>
        <w:t>rogram,</w:t>
      </w:r>
      <w:r w:rsidR="26D2F9A0">
        <w:t xml:space="preserve"> the builder requires</w:t>
      </w:r>
      <w:r>
        <w:t xml:space="preserve"> </w:t>
      </w:r>
      <w:r w:rsidR="1704693A">
        <w:t xml:space="preserve">manually </w:t>
      </w:r>
      <w:r>
        <w:t xml:space="preserve">annotated data </w:t>
      </w:r>
      <w:r w:rsidR="07036D7F">
        <w:t>to learn from</w:t>
      </w:r>
      <w:r>
        <w:t xml:space="preserve">. </w:t>
      </w:r>
      <w:proofErr w:type="spellStart"/>
      <w:ins w:id="49" w:author="McNamara, George" w:date="2025-01-22T12:45:00Z">
        <w:r w:rsidR="003E1CEA">
          <w:t>EpiNLP</w:t>
        </w:r>
        <w:proofErr w:type="spellEnd"/>
        <w:r w:rsidR="003E1CEA">
          <w:t xml:space="preserve"> Builder</w:t>
        </w:r>
      </w:ins>
      <w:ins w:id="50" w:author="McNamara, George" w:date="2025-01-20T10:01:00Z">
        <w:r w:rsidR="0073724E" w:rsidDel="0073724E">
          <w:t xml:space="preserve"> </w:t>
        </w:r>
      </w:ins>
      <w:del w:id="51" w:author="McNamara, George" w:date="2025-01-20T10:01:00Z">
        <w:r w:rsidDel="0073724E">
          <w:delText xml:space="preserve">The NLP Program Builder </w:delText>
        </w:r>
      </w:del>
      <w:r>
        <w:t xml:space="preserve">requires a .csv or .xlsx file with a column </w:t>
      </w:r>
      <w:r w:rsidR="2EDEC275">
        <w:t>whose entries are</w:t>
      </w:r>
      <w:r>
        <w:t xml:space="preserve"> pieces of free text and a column </w:t>
      </w:r>
      <w:r w:rsidR="2EDEC275">
        <w:t>whose entries are</w:t>
      </w:r>
      <w:r>
        <w:t xml:space="preserve"> </w:t>
      </w:r>
      <w:r w:rsidR="00152DB8">
        <w:t>0 or 1</w:t>
      </w:r>
      <w:r w:rsidR="2EDEC275">
        <w:t>,</w:t>
      </w:r>
      <w:r>
        <w:t xml:space="preserve"> corresponding to the classification of </w:t>
      </w:r>
      <w:r w:rsidR="6746BC29">
        <w:t>each</w:t>
      </w:r>
      <w:r>
        <w:t xml:space="preserve"> piece of text.</w:t>
      </w:r>
      <w:r w:rsidR="6746BC29">
        <w:t xml:space="preserve"> </w:t>
      </w:r>
      <w:r w:rsidR="000D7572">
        <w:t xml:space="preserve">The 0s and 1s in the classification column should be entered by someone with relevant expertise who manually </w:t>
      </w:r>
      <w:commentRangeStart w:id="52"/>
      <w:r w:rsidR="000D7572">
        <w:t xml:space="preserve">annotates </w:t>
      </w:r>
      <w:commentRangeEnd w:id="52"/>
      <w:r w:rsidR="000D7572">
        <w:rPr>
          <w:rStyle w:val="CommentReference"/>
        </w:rPr>
        <w:commentReference w:id="52"/>
      </w:r>
      <w:r w:rsidR="000D7572">
        <w:t xml:space="preserve">each piece of text in the file. </w:t>
      </w:r>
      <w:ins w:id="53" w:author="Draper, Glenn" w:date="2025-01-17T09:40:00Z">
        <w:r w:rsidR="00F61A50" w:rsidRPr="00F61A50">
          <w:t>This file should contain only a subset of free text pieces selected from the larger set of texts to be classified.</w:t>
        </w:r>
      </w:ins>
      <w:del w:id="54" w:author="Draper, Glenn" w:date="2025-01-17T09:40:00Z">
        <w:r w:rsidR="6746BC29" w:rsidDel="00F61A50">
          <w:delText xml:space="preserve">This file </w:delText>
        </w:r>
        <w:commentRangeStart w:id="55"/>
        <w:r w:rsidR="6746BC29" w:rsidDel="00F61A50">
          <w:delText xml:space="preserve">should only contain </w:delText>
        </w:r>
        <w:commentRangeEnd w:id="55"/>
        <w:r w:rsidR="3CA02592" w:rsidDel="00F61A50">
          <w:rPr>
            <w:rStyle w:val="CommentReference"/>
          </w:rPr>
          <w:commentReference w:id="55"/>
        </w:r>
        <w:r w:rsidR="6746BC29" w:rsidDel="00F61A50">
          <w:delText xml:space="preserve">a </w:delText>
        </w:r>
      </w:del>
      <w:del w:id="56" w:author="Draper, Glenn" w:date="2025-01-17T09:39:00Z">
        <w:r w:rsidR="6746BC29" w:rsidDel="000B7D24">
          <w:delText xml:space="preserve">small </w:delText>
        </w:r>
        <w:r w:rsidR="6A843DA7" w:rsidDel="000B7D24">
          <w:delText>number</w:delText>
        </w:r>
      </w:del>
      <w:del w:id="57" w:author="Draper, Glenn" w:date="2025-01-17T09:40:00Z">
        <w:r w:rsidR="6A843DA7" w:rsidDel="00F61A50">
          <w:delText xml:space="preserve"> of pieces of free text taken from the </w:delText>
        </w:r>
        <w:r w:rsidR="00B72CE2" w:rsidDel="00F61A50">
          <w:delText xml:space="preserve">larger </w:delText>
        </w:r>
        <w:r w:rsidR="6A843DA7" w:rsidDel="00F61A50">
          <w:delText>set of texts to be classified</w:delText>
        </w:r>
        <w:r w:rsidR="6746BC29" w:rsidDel="00F61A50">
          <w:delText>.</w:delText>
        </w:r>
      </w:del>
      <w:r w:rsidR="1704693A">
        <w:t xml:space="preserve"> </w:t>
      </w:r>
      <w:r w:rsidR="1ABB7207">
        <w:t>Th</w:t>
      </w:r>
      <w:ins w:id="58" w:author="Draper, Glenn" w:date="2025-01-17T09:40:00Z">
        <w:r w:rsidR="00E875DC">
          <w:t xml:space="preserve">e </w:t>
        </w:r>
      </w:ins>
      <w:del w:id="59" w:author="Draper, Glenn" w:date="2025-01-17T09:40:00Z">
        <w:r w:rsidR="1ABB7207" w:rsidDel="00E875DC">
          <w:delText xml:space="preserve">is </w:delText>
        </w:r>
      </w:del>
      <w:r w:rsidR="1ABB7207">
        <w:t xml:space="preserve">manually annotated data </w:t>
      </w:r>
      <w:del w:id="60" w:author="Draper, Glenn" w:date="2025-01-17T09:40:00Z">
        <w:r w:rsidR="1ABB7207" w:rsidDel="00E875DC">
          <w:delText>will be</w:delText>
        </w:r>
      </w:del>
      <w:ins w:id="61" w:author="Draper, Glenn" w:date="2025-01-17T09:40:00Z">
        <w:r w:rsidR="00E875DC">
          <w:t>is then</w:t>
        </w:r>
      </w:ins>
      <w:r w:rsidR="1ABB7207">
        <w:t xml:space="preserve"> divided into training and testing data</w:t>
      </w:r>
      <w:ins w:id="62" w:author="Draper, Glenn" w:date="2025-01-17T09:40:00Z">
        <w:r w:rsidR="009764CF">
          <w:t>sets</w:t>
        </w:r>
      </w:ins>
      <w:r w:rsidR="1ABB7207">
        <w:t xml:space="preserve">. </w:t>
      </w:r>
      <w:proofErr w:type="spellStart"/>
      <w:ins w:id="63" w:author="McNamara, George" w:date="2025-01-22T12:45:00Z">
        <w:r w:rsidR="003E1CEA">
          <w:t>EpiNLP</w:t>
        </w:r>
        <w:proofErr w:type="spellEnd"/>
        <w:r w:rsidR="003E1CEA">
          <w:t xml:space="preserve"> Builder</w:t>
        </w:r>
      </w:ins>
      <w:ins w:id="64" w:author="McNamara, George" w:date="2025-01-20T10:02:00Z">
        <w:r w:rsidR="00DF3268" w:rsidDel="00DF3268">
          <w:t xml:space="preserve"> </w:t>
        </w:r>
      </w:ins>
      <w:del w:id="65" w:author="McNamara, George" w:date="2025-01-20T10:02:00Z">
        <w:r w:rsidR="1704693A" w:rsidDel="00DF3268">
          <w:delText xml:space="preserve">The builder </w:delText>
        </w:r>
      </w:del>
      <w:r w:rsidR="1704693A">
        <w:t xml:space="preserve">will then </w:t>
      </w:r>
      <w:del w:id="66" w:author="Draper, Glenn" w:date="2025-01-17T09:41:00Z">
        <w:r w:rsidR="1704693A" w:rsidDel="009764CF">
          <w:delText xml:space="preserve">produce </w:delText>
        </w:r>
      </w:del>
      <w:ins w:id="67" w:author="Draper, Glenn" w:date="2025-01-17T09:41:00Z">
        <w:r w:rsidR="009764CF">
          <w:t xml:space="preserve">create </w:t>
        </w:r>
      </w:ins>
      <w:r w:rsidR="1704693A">
        <w:t xml:space="preserve">an NLP </w:t>
      </w:r>
      <w:r w:rsidR="26D2F9A0">
        <w:t>p</w:t>
      </w:r>
      <w:r w:rsidR="1704693A">
        <w:t xml:space="preserve">rogram </w:t>
      </w:r>
      <w:del w:id="68" w:author="Draper, Glenn" w:date="2025-01-17T09:42:00Z">
        <w:r w:rsidR="1704693A" w:rsidDel="00FF683F">
          <w:delText xml:space="preserve">which </w:delText>
        </w:r>
        <w:r w:rsidR="4884232D" w:rsidDel="00FF683F">
          <w:delText xml:space="preserve">tries </w:delText>
        </w:r>
      </w:del>
      <w:r w:rsidR="4884232D">
        <w:t xml:space="preserve">to </w:t>
      </w:r>
      <w:r w:rsidR="1704693A">
        <w:t xml:space="preserve">match </w:t>
      </w:r>
      <w:del w:id="69" w:author="Draper, Glenn" w:date="2025-01-17T09:43:00Z">
        <w:r w:rsidR="1704693A" w:rsidDel="00647E88">
          <w:delText xml:space="preserve">this </w:delText>
        </w:r>
      </w:del>
      <w:ins w:id="70" w:author="Draper, Glenn" w:date="2025-01-17T09:43:00Z">
        <w:r w:rsidR="00647E88">
          <w:t xml:space="preserve">the </w:t>
        </w:r>
      </w:ins>
      <w:r w:rsidR="1704693A">
        <w:t>manual annotation</w:t>
      </w:r>
      <w:ins w:id="71" w:author="McNamara, George" w:date="2025-01-22T12:46:00Z">
        <w:r w:rsidR="00050784">
          <w:t xml:space="preserve">. </w:t>
        </w:r>
      </w:ins>
      <w:del w:id="72" w:author="McNamara, George" w:date="2025-01-22T12:46:00Z">
        <w:r w:rsidR="1704693A" w:rsidDel="00050784">
          <w:delText xml:space="preserve">. </w:delText>
        </w:r>
        <w:commentRangeStart w:id="73"/>
        <w:r w:rsidR="1BCE7227" w:rsidDel="00050784">
          <w:delText>B</w:delText>
        </w:r>
        <w:r w:rsidR="6746BC29" w:rsidDel="00050784">
          <w:delText xml:space="preserve">y taking the time to manually classify a small sample </w:delText>
        </w:r>
        <w:r w:rsidR="6AE98C85" w:rsidDel="00050784">
          <w:delText xml:space="preserve">of </w:delText>
        </w:r>
        <w:r w:rsidR="0777ABE1" w:rsidDel="00050784">
          <w:delText>data</w:delText>
        </w:r>
        <w:r w:rsidR="6746BC29" w:rsidDel="00050784">
          <w:delText xml:space="preserve">, </w:delText>
        </w:r>
        <w:r w:rsidR="2EA90830" w:rsidDel="00050784">
          <w:delText>a program can be produced to</w:delText>
        </w:r>
        <w:r w:rsidR="6746BC29" w:rsidDel="00050784">
          <w:delText xml:space="preserve"> automatically classify </w:delText>
        </w:r>
        <w:r w:rsidR="07B3DD50" w:rsidDel="00050784">
          <w:delText xml:space="preserve">an entire </w:delText>
        </w:r>
        <w:r w:rsidR="7AFAB59E" w:rsidDel="00050784">
          <w:delText xml:space="preserve">data collection </w:delText>
        </w:r>
        <w:r w:rsidR="77962868" w:rsidDel="00050784">
          <w:delText>with efficiency and reliability.</w:delText>
        </w:r>
        <w:r w:rsidR="3E09E718" w:rsidDel="00050784">
          <w:delText xml:space="preserve"> </w:delText>
        </w:r>
      </w:del>
      <w:commentRangeEnd w:id="73"/>
      <w:r w:rsidR="00932FDC">
        <w:rPr>
          <w:rStyle w:val="CommentReference"/>
        </w:rPr>
        <w:commentReference w:id="73"/>
      </w:r>
      <w:del w:id="74" w:author="Freebairn, Louise" w:date="2025-01-21T15:23:00Z">
        <w:r w:rsidR="0D1B3776" w:rsidDel="00932FDC">
          <w:delText xml:space="preserve">Furthermore, </w:delText>
        </w:r>
      </w:del>
      <w:ins w:id="75" w:author="Freebairn, Louise" w:date="2025-01-21T15:23:00Z">
        <w:r w:rsidR="00510F2C">
          <w:t xml:space="preserve"> </w:t>
        </w:r>
        <w:r w:rsidR="00932FDC">
          <w:t>T</w:t>
        </w:r>
      </w:ins>
      <w:del w:id="76" w:author="Freebairn, Louise" w:date="2025-01-21T15:23:00Z">
        <w:r w:rsidR="0D1B3776" w:rsidDel="00932FDC">
          <w:delText>t</w:delText>
        </w:r>
      </w:del>
      <w:r w:rsidR="7AFAB59E">
        <w:t xml:space="preserve">his process can be repeated </w:t>
      </w:r>
      <w:r w:rsidR="0307A878">
        <w:t xml:space="preserve">as new data becomes available. </w:t>
      </w:r>
    </w:p>
    <w:p w14:paraId="7720835A" w14:textId="7D889448" w:rsidR="00E80CE9" w:rsidRPr="00015AA8" w:rsidRDefault="003E1CEA" w:rsidP="00015AA8">
      <w:proofErr w:type="spellStart"/>
      <w:ins w:id="77" w:author="McNamara, George" w:date="2025-01-22T12:45:00Z">
        <w:r>
          <w:t>EpiNLP</w:t>
        </w:r>
        <w:proofErr w:type="spellEnd"/>
        <w:r>
          <w:t xml:space="preserve"> Builder</w:t>
        </w:r>
      </w:ins>
      <w:ins w:id="78" w:author="McNamara, George" w:date="2025-01-20T10:02:00Z">
        <w:r w:rsidR="00DF3268" w:rsidDel="00DF3268">
          <w:t xml:space="preserve"> </w:t>
        </w:r>
      </w:ins>
      <w:del w:id="79" w:author="McNamara, George" w:date="2025-01-20T10:02:00Z">
        <w:r w:rsidR="3878A67D" w:rsidDel="00DF3268">
          <w:delText xml:space="preserve">The builder </w:delText>
        </w:r>
      </w:del>
      <w:r w:rsidR="3878A67D">
        <w:t>enables the user to customise the process by which the output programs classify text.</w:t>
      </w:r>
      <w:r w:rsidR="3CA02592">
        <w:t xml:space="preserve"> Through a </w:t>
      </w:r>
      <w:r w:rsidR="4DC0D1CA">
        <w:t>G</w:t>
      </w:r>
      <w:r w:rsidR="3CA02592">
        <w:t>raphical User Interface (GUI)</w:t>
      </w:r>
      <w:r w:rsidR="027B2753">
        <w:t xml:space="preserve"> or Python </w:t>
      </w:r>
      <w:r w:rsidR="00B3622C">
        <w:t xml:space="preserve">software </w:t>
      </w:r>
      <w:r w:rsidR="027B2753">
        <w:t>package,</w:t>
      </w:r>
      <w:r w:rsidR="3CA02592">
        <w:t xml:space="preserve"> the</w:t>
      </w:r>
      <w:r w:rsidR="7286C3BC">
        <w:t xml:space="preserve"> user </w:t>
      </w:r>
      <w:r w:rsidR="42CA3826">
        <w:t>can</w:t>
      </w:r>
      <w:r w:rsidR="7286C3BC">
        <w:t xml:space="preserve"> configure </w:t>
      </w:r>
      <w:proofErr w:type="spellStart"/>
      <w:ins w:id="80" w:author="McNamara, George" w:date="2025-01-22T12:45:00Z">
        <w:r>
          <w:t>EpiNLP</w:t>
        </w:r>
        <w:proofErr w:type="spellEnd"/>
        <w:r>
          <w:t xml:space="preserve"> Builder</w:t>
        </w:r>
      </w:ins>
      <w:del w:id="81" w:author="McNamara, George" w:date="2025-01-20T10:02:00Z">
        <w:r w:rsidR="7286C3BC" w:rsidDel="007E38ED">
          <w:delText>the</w:delText>
        </w:r>
        <w:r w:rsidR="3CA02592" w:rsidDel="007E38ED">
          <w:delText xml:space="preserve"> NLP Program Builder</w:delText>
        </w:r>
      </w:del>
      <w:r w:rsidR="3E7B6B61">
        <w:t xml:space="preserve"> by specifying a</w:t>
      </w:r>
      <w:r w:rsidR="7286C3BC">
        <w:t xml:space="preserve"> </w:t>
      </w:r>
      <w:r w:rsidR="3CA02592">
        <w:t xml:space="preserve">choice </w:t>
      </w:r>
      <w:r w:rsidR="2C608857">
        <w:t>of</w:t>
      </w:r>
      <w:r w:rsidR="3CA02592">
        <w:t xml:space="preserve"> annotated data set, demographic</w:t>
      </w:r>
      <w:ins w:id="82" w:author="Freebairn, Louise" w:date="2025-01-21T15:24:00Z">
        <w:r w:rsidR="008079A1">
          <w:t>s</w:t>
        </w:r>
      </w:ins>
      <w:r w:rsidR="3CA02592">
        <w:t>, data composition, linguistic analysis techniques</w:t>
      </w:r>
      <w:r w:rsidR="3EC9E10C">
        <w:t>,</w:t>
      </w:r>
      <w:r w:rsidR="3CA02592">
        <w:t xml:space="preserve"> and machine learning algorithm</w:t>
      </w:r>
      <w:r w:rsidR="482BD64C">
        <w:t>.</w:t>
      </w:r>
      <w:r w:rsidR="3CA02592">
        <w:t xml:space="preserve"> Using these specifications,</w:t>
      </w:r>
      <w:ins w:id="83" w:author="McNamara, George" w:date="2025-01-20T10:02:00Z">
        <w:r w:rsidR="007E38ED" w:rsidRPr="007E38ED">
          <w:t xml:space="preserve"> </w:t>
        </w:r>
      </w:ins>
      <w:proofErr w:type="spellStart"/>
      <w:ins w:id="84" w:author="McNamara, George" w:date="2025-01-22T12:45:00Z">
        <w:r>
          <w:t>EpiNLP</w:t>
        </w:r>
        <w:proofErr w:type="spellEnd"/>
        <w:r>
          <w:t xml:space="preserve"> Builder</w:t>
        </w:r>
      </w:ins>
      <w:del w:id="85" w:author="McNamara, George" w:date="2025-01-20T10:02:00Z">
        <w:r w:rsidR="3CA02592" w:rsidDel="007E38ED">
          <w:delText xml:space="preserve"> </w:delText>
        </w:r>
        <w:r w:rsidR="37BA6C1E" w:rsidDel="007E38ED">
          <w:delText xml:space="preserve">the </w:delText>
        </w:r>
        <w:r w:rsidR="20ED6A8C" w:rsidDel="007E38ED">
          <w:delText>builder</w:delText>
        </w:r>
      </w:del>
      <w:r w:rsidR="3CA02592">
        <w:t xml:space="preserve"> produces </w:t>
      </w:r>
      <w:r w:rsidR="618504FC">
        <w:t xml:space="preserve">an NLP </w:t>
      </w:r>
      <w:r w:rsidR="27377413">
        <w:t>p</w:t>
      </w:r>
      <w:r w:rsidR="618504FC">
        <w:t>rogram and an evaluation of th</w:t>
      </w:r>
      <w:r w:rsidR="40C14A28">
        <w:t>at</w:t>
      </w:r>
      <w:r w:rsidR="618504FC">
        <w:t xml:space="preserve"> program. </w:t>
      </w:r>
      <w:r w:rsidR="4DC0D1CA">
        <w:t xml:space="preserve">Different combinations of inputs will result in output programs with </w:t>
      </w:r>
      <w:r w:rsidR="27443B77">
        <w:t>various</w:t>
      </w:r>
      <w:r w:rsidR="4DC0D1CA">
        <w:t xml:space="preserve"> </w:t>
      </w:r>
      <w:r w:rsidR="3863257F">
        <w:t>levels of performance</w:t>
      </w:r>
      <w:r w:rsidR="4DC0D1CA">
        <w:t xml:space="preserve">. The evaluation details the precision and </w:t>
      </w:r>
      <w:r w:rsidR="1079FC3B">
        <w:t>recal</w:t>
      </w:r>
      <w:commentRangeStart w:id="86"/>
      <w:commentRangeStart w:id="87"/>
      <w:r w:rsidR="1079FC3B">
        <w:t>l</w:t>
      </w:r>
      <w:r w:rsidR="1079FC3B" w:rsidRPr="17FAC275">
        <w:rPr>
          <w:vertAlign w:val="superscript"/>
        </w:rPr>
        <w:t>2</w:t>
      </w:r>
      <w:commentRangeEnd w:id="86"/>
      <w:r w:rsidR="00247678">
        <w:rPr>
          <w:rStyle w:val="CommentReference"/>
        </w:rPr>
        <w:commentReference w:id="86"/>
      </w:r>
      <w:commentRangeEnd w:id="87"/>
      <w:r w:rsidR="00050784">
        <w:rPr>
          <w:rStyle w:val="CommentReference"/>
        </w:rPr>
        <w:commentReference w:id="87"/>
      </w:r>
      <w:r w:rsidR="1079FC3B">
        <w:t xml:space="preserve"> </w:t>
      </w:r>
      <w:r w:rsidR="4DC0D1CA">
        <w:t>of the program based on the t</w:t>
      </w:r>
      <w:r w:rsidR="2F41DDC1">
        <w:t>est</w:t>
      </w:r>
      <w:r w:rsidR="4DC0D1CA">
        <w:t>ing data.</w:t>
      </w:r>
    </w:p>
    <w:p w14:paraId="64B1D6E9" w14:textId="5EAC2415" w:rsidR="00477AA5" w:rsidRDefault="00477AA5" w:rsidP="00477AA5">
      <w:pPr>
        <w:pStyle w:val="Heading2"/>
      </w:pPr>
      <w:bookmarkStart w:id="88" w:name="_Toc175214055"/>
      <w:r>
        <w:lastRenderedPageBreak/>
        <w:t>Background</w:t>
      </w:r>
      <w:bookmarkEnd w:id="88"/>
    </w:p>
    <w:p w14:paraId="70700B80" w14:textId="4E4099E4" w:rsidR="00015AA8" w:rsidRDefault="003E1CEA" w:rsidP="00015AA8">
      <w:proofErr w:type="spellStart"/>
      <w:ins w:id="89" w:author="McNamara, George" w:date="2025-01-22T12:45:00Z">
        <w:r>
          <w:t>EpiNLP</w:t>
        </w:r>
        <w:proofErr w:type="spellEnd"/>
        <w:r>
          <w:t xml:space="preserve"> Builder</w:t>
        </w:r>
      </w:ins>
      <w:ins w:id="90" w:author="McNamara, George" w:date="2025-01-20T10:03:00Z">
        <w:r w:rsidR="007E38ED" w:rsidDel="007E38ED">
          <w:t xml:space="preserve"> </w:t>
        </w:r>
      </w:ins>
      <w:del w:id="91" w:author="McNamara, George" w:date="2025-01-20T10:03:00Z">
        <w:r w:rsidR="506ECFA8" w:rsidDel="007E38ED">
          <w:delText xml:space="preserve">The ACT Health NLP Program Builder </w:delText>
        </w:r>
      </w:del>
      <w:r w:rsidR="506ECFA8">
        <w:t xml:space="preserve">was </w:t>
      </w:r>
      <w:r w:rsidR="68DA9D79">
        <w:t xml:space="preserve">initially </w:t>
      </w:r>
      <w:r w:rsidR="506ECFA8">
        <w:t xml:space="preserve">created to provide a specific, sensitive, and efficient method to quantify Emergency Department presentations related to suicide or self-harm. </w:t>
      </w:r>
      <w:r w:rsidR="1F1FB577">
        <w:t>T</w:t>
      </w:r>
      <w:r w:rsidR="60C0D532">
        <w:t xml:space="preserve">he ACT Office </w:t>
      </w:r>
      <w:r w:rsidR="0074D9EC">
        <w:t>for</w:t>
      </w:r>
      <w:r w:rsidR="60C0D532">
        <w:t xml:space="preserve"> Mental Health and Wellbeing</w:t>
      </w:r>
      <w:r w:rsidR="1F1FB577">
        <w:t xml:space="preserve"> had</w:t>
      </w:r>
      <w:r w:rsidR="45E93A8F">
        <w:t xml:space="preserve"> </w:t>
      </w:r>
      <w:r w:rsidR="60C0D532">
        <w:t xml:space="preserve">conducted an analysis of Emergency Department </w:t>
      </w:r>
      <w:r w:rsidR="00325F4C">
        <w:t>r</w:t>
      </w:r>
      <w:r w:rsidR="60C0D532">
        <w:t xml:space="preserve">ecords from the ACT Emergency Department Information System (EDIS) </w:t>
      </w:r>
      <w:r w:rsidR="2F41DDC1">
        <w:t xml:space="preserve">dated </w:t>
      </w:r>
      <w:r w:rsidR="60C0D532">
        <w:t xml:space="preserve">between July 2015 and June 2022. </w:t>
      </w:r>
      <w:del w:id="92" w:author="Freebairn, Louise" w:date="2025-01-21T15:30:00Z">
        <w:r w:rsidR="1F1FB577" w:rsidDel="006232C1">
          <w:delText xml:space="preserve">This </w:delText>
        </w:r>
        <w:r w:rsidR="60C0D532" w:rsidDel="006232C1">
          <w:delText>analysis</w:delText>
        </w:r>
      </w:del>
      <w:ins w:id="93" w:author="Freebairn, Louise" w:date="2025-01-21T15:30:00Z">
        <w:r w:rsidR="006232C1">
          <w:t xml:space="preserve">The </w:t>
        </w:r>
      </w:ins>
      <w:ins w:id="94" w:author="Freebairn, Louise" w:date="2025-01-21T15:31:00Z">
        <w:r w:rsidR="006232C1">
          <w:t>analysis described in this paper</w:t>
        </w:r>
      </w:ins>
      <w:r w:rsidR="60C0D532">
        <w:t xml:space="preserve"> </w:t>
      </w:r>
      <w:r w:rsidR="445CEAE6">
        <w:t xml:space="preserve">separately </w:t>
      </w:r>
      <w:r w:rsidR="60C0D532">
        <w:t>quantified Emergency Department records related to suicide or self-harm based on associated ICD-10</w:t>
      </w:r>
      <w:r w:rsidR="00D73AA3">
        <w:t>AM</w:t>
      </w:r>
      <w:r w:rsidR="60C0D532">
        <w:t xml:space="preserve"> clinical codes, </w:t>
      </w:r>
      <w:r w:rsidR="52ADE048">
        <w:t xml:space="preserve">a </w:t>
      </w:r>
      <w:r w:rsidR="60C0D532">
        <w:t xml:space="preserve">keyword search of triage notes and manual </w:t>
      </w:r>
      <w:r w:rsidR="3BD03122">
        <w:t>readings</w:t>
      </w:r>
      <w:r w:rsidR="60C0D532">
        <w:t xml:space="preserve"> of triage notes. Using </w:t>
      </w:r>
      <w:r w:rsidR="189C2EA7">
        <w:t xml:space="preserve">this </w:t>
      </w:r>
      <w:r w:rsidR="60C0D532">
        <w:t xml:space="preserve">manual </w:t>
      </w:r>
      <w:r w:rsidR="2F41DDC1">
        <w:t>annotation</w:t>
      </w:r>
      <w:r w:rsidR="60C0D532">
        <w:t xml:space="preserve"> as </w:t>
      </w:r>
      <w:r w:rsidR="189C2EA7">
        <w:t xml:space="preserve">a </w:t>
      </w:r>
      <w:r w:rsidR="60C0D532">
        <w:t xml:space="preserve">gold standard for the number of presentations related to suicide or self-harm, </w:t>
      </w:r>
      <w:r w:rsidR="1F1FB577">
        <w:t xml:space="preserve">it was </w:t>
      </w:r>
      <w:r w:rsidR="60C0D532">
        <w:t>found that quantifying using ICD-10 clinical codes produced a significant undercount</w:t>
      </w:r>
      <w:ins w:id="95" w:author="Draper, Glenn" w:date="2025-01-17T09:54:00Z">
        <w:r w:rsidR="002D5FA0">
          <w:t>,</w:t>
        </w:r>
      </w:ins>
      <w:r w:rsidR="60C0D532">
        <w:t xml:space="preserve"> </w:t>
      </w:r>
      <w:r w:rsidR="3EA34167">
        <w:t xml:space="preserve">while </w:t>
      </w:r>
      <w:r w:rsidR="60C0D532">
        <w:t xml:space="preserve">quantifying using keyword searches produced an overcount. </w:t>
      </w:r>
      <w:commentRangeStart w:id="96"/>
      <w:r w:rsidR="60C0D532">
        <w:t>Hence</w:t>
      </w:r>
      <w:r w:rsidR="49864027">
        <w:t>,</w:t>
      </w:r>
      <w:r w:rsidR="5D0CB2C2">
        <w:t xml:space="preserve"> </w:t>
      </w:r>
      <w:r w:rsidR="2BFFF68E">
        <w:t xml:space="preserve">it can be stated that </w:t>
      </w:r>
      <w:r w:rsidR="7CD01649">
        <w:t>using</w:t>
      </w:r>
      <w:r w:rsidR="60C0D532">
        <w:t xml:space="preserve"> ICD-10 clinical codes lacks sensitivity, </w:t>
      </w:r>
      <w:r w:rsidR="30EC5186">
        <w:t xml:space="preserve">while </w:t>
      </w:r>
      <w:r w:rsidR="60C0D532">
        <w:t>keyword searches lack specificity</w:t>
      </w:r>
      <w:r w:rsidR="3E8148F4">
        <w:t>,</w:t>
      </w:r>
      <w:r w:rsidR="60C0D532">
        <w:t xml:space="preserve"> and manual readings lack efficiency.</w:t>
      </w:r>
      <w:commentRangeEnd w:id="96"/>
      <w:r w:rsidR="506ECFA8">
        <w:rPr>
          <w:rStyle w:val="CommentReference"/>
        </w:rPr>
        <w:commentReference w:id="96"/>
      </w:r>
    </w:p>
    <w:p w14:paraId="0BB2DB6D" w14:textId="174FCFE6" w:rsidR="00C722BD" w:rsidRPr="00015AA8" w:rsidRDefault="41311D72" w:rsidP="00015AA8">
      <w:r>
        <w:t>To address this issue</w:t>
      </w:r>
      <w:r w:rsidR="2D193446">
        <w:t>,</w:t>
      </w:r>
      <w:r>
        <w:t xml:space="preserve"> a project title</w:t>
      </w:r>
      <w:r w:rsidR="26D2F9A0">
        <w:t>d</w:t>
      </w:r>
      <w:r>
        <w:t xml:space="preserve"> ‘Natural Language Analysis in Python: The Epidemiology of Self-Harm’ was initiated. This project aimed to use</w:t>
      </w:r>
      <w:r w:rsidR="434D80A1">
        <w:t xml:space="preserve"> </w:t>
      </w:r>
      <w:r>
        <w:t>manual</w:t>
      </w:r>
      <w:r w:rsidR="1872026F">
        <w:t>ly</w:t>
      </w:r>
      <w:r>
        <w:t xml:space="preserve"> </w:t>
      </w:r>
      <w:r w:rsidR="1872026F">
        <w:t xml:space="preserve">annotated data </w:t>
      </w:r>
      <w:r>
        <w:t>to train a machine learning based NLP program. This program would be used to identify Emergency Department records related to suicide or self-harm based on triage notes</w:t>
      </w:r>
      <w:r w:rsidR="37B50C1E">
        <w:t xml:space="preserve"> included </w:t>
      </w:r>
      <w:r w:rsidR="2D648642">
        <w:t xml:space="preserve">in the </w:t>
      </w:r>
      <w:r w:rsidR="61E61666">
        <w:t xml:space="preserve">ACT ED </w:t>
      </w:r>
      <w:r w:rsidR="4F6AFC23">
        <w:t>data collection</w:t>
      </w:r>
      <w:r>
        <w:t xml:space="preserve">. </w:t>
      </w:r>
      <w:r w:rsidR="72CA49EB">
        <w:t>To</w:t>
      </w:r>
      <w:r w:rsidR="2C7A729E">
        <w:t xml:space="preserve"> </w:t>
      </w:r>
      <w:r w:rsidR="5F922C7E">
        <w:t xml:space="preserve">extend the </w:t>
      </w:r>
      <w:r w:rsidR="775C172C">
        <w:t xml:space="preserve">program’s </w:t>
      </w:r>
      <w:r w:rsidR="16252194">
        <w:t>functionality</w:t>
      </w:r>
      <w:r w:rsidR="69955E3B">
        <w:t>, the project</w:t>
      </w:r>
      <w:r w:rsidR="5A50AF6E">
        <w:t xml:space="preserve"> </w:t>
      </w:r>
      <w:r>
        <w:t xml:space="preserve">was expanded to </w:t>
      </w:r>
      <w:r w:rsidR="07278435">
        <w:t xml:space="preserve">include the </w:t>
      </w:r>
      <w:r>
        <w:t>develop</w:t>
      </w:r>
      <w:r w:rsidR="07278435">
        <w:t>ment of</w:t>
      </w:r>
      <w:r>
        <w:t xml:space="preserve"> </w:t>
      </w:r>
      <w:r w:rsidR="7A84EB6D">
        <w:t>an NLP program builder</w:t>
      </w:r>
      <w:ins w:id="97" w:author="McNamara, George" w:date="2025-01-20T10:04:00Z">
        <w:r w:rsidR="00155B7D">
          <w:t xml:space="preserve">, </w:t>
        </w:r>
      </w:ins>
      <w:proofErr w:type="spellStart"/>
      <w:ins w:id="98" w:author="McNamara, George" w:date="2025-01-22T12:45:00Z">
        <w:r w:rsidR="003E1CEA">
          <w:t>EpiNLP</w:t>
        </w:r>
        <w:proofErr w:type="spellEnd"/>
        <w:r w:rsidR="003E1CEA">
          <w:t xml:space="preserve"> Builder</w:t>
        </w:r>
      </w:ins>
      <w:r w:rsidR="7A84EB6D">
        <w:t xml:space="preserve">. </w:t>
      </w:r>
      <w:proofErr w:type="spellStart"/>
      <w:ins w:id="99" w:author="McNamara, George" w:date="2025-01-22T12:45:00Z">
        <w:r w:rsidR="003E1CEA">
          <w:t>EpiNLP</w:t>
        </w:r>
        <w:proofErr w:type="spellEnd"/>
        <w:r w:rsidR="003E1CEA">
          <w:t xml:space="preserve"> Builder</w:t>
        </w:r>
      </w:ins>
      <w:del w:id="100" w:author="McNamara, George" w:date="2025-01-20T10:04:00Z">
        <w:r w:rsidR="7A84EB6D" w:rsidDel="00155B7D">
          <w:delText>This builder</w:delText>
        </w:r>
      </w:del>
      <w:r w:rsidR="7A84EB6D">
        <w:t xml:space="preserve"> would receive program customisations as its input and produce an NLP program as its output. </w:t>
      </w:r>
      <w:proofErr w:type="spellStart"/>
      <w:ins w:id="101" w:author="McNamara, George" w:date="2025-01-22T12:45:00Z">
        <w:r w:rsidR="003E1CEA">
          <w:t>EpiNLP</w:t>
        </w:r>
        <w:proofErr w:type="spellEnd"/>
        <w:r w:rsidR="003E1CEA">
          <w:t xml:space="preserve"> Builder</w:t>
        </w:r>
      </w:ins>
      <w:ins w:id="102" w:author="McNamara, George" w:date="2025-01-20T10:04:00Z">
        <w:r w:rsidR="00155B7D" w:rsidDel="00155B7D">
          <w:t xml:space="preserve"> </w:t>
        </w:r>
      </w:ins>
      <w:del w:id="103" w:author="McNamara, George" w:date="2025-01-20T10:04:00Z">
        <w:r w:rsidR="7A84EB6D" w:rsidDel="00155B7D">
          <w:delText xml:space="preserve">The builder </w:delText>
        </w:r>
      </w:del>
      <w:r w:rsidR="7A84EB6D">
        <w:t xml:space="preserve">produced programs which successfully identified records related to suicide or self-harm. As a result, the builder was expanded such that it could receive more general </w:t>
      </w:r>
      <w:r w:rsidR="6C424987">
        <w:t>annotated</w:t>
      </w:r>
      <w:r w:rsidR="7A84EB6D">
        <w:t xml:space="preserve"> data. </w:t>
      </w:r>
      <w:commentRangeStart w:id="104"/>
      <w:r w:rsidR="7A84EB6D">
        <w:t xml:space="preserve">This enabled the output programs to </w:t>
      </w:r>
      <w:r w:rsidR="74F02D5E">
        <w:t>classify pieces of text</w:t>
      </w:r>
      <w:r w:rsidR="7A84EB6D">
        <w:t xml:space="preserve"> based on</w:t>
      </w:r>
      <w:r w:rsidR="74F02D5E">
        <w:t xml:space="preserve"> any</w:t>
      </w:r>
      <w:r w:rsidR="7A84EB6D">
        <w:t xml:space="preserve"> binary classification provided</w:t>
      </w:r>
      <w:r w:rsidR="701D3538">
        <w:t xml:space="preserve"> in the </w:t>
      </w:r>
      <w:r w:rsidR="6C424987">
        <w:t>annotated</w:t>
      </w:r>
      <w:r w:rsidR="701D3538">
        <w:t xml:space="preserve"> data</w:t>
      </w:r>
      <w:r w:rsidR="7A84EB6D">
        <w:t>.</w:t>
      </w:r>
      <w:r w:rsidR="728B6DFE">
        <w:t xml:space="preserve"> </w:t>
      </w:r>
      <w:proofErr w:type="spellStart"/>
      <w:ins w:id="105" w:author="McNamara, George" w:date="2025-01-22T12:45:00Z">
        <w:r w:rsidR="003E1CEA">
          <w:t>EpiNLP</w:t>
        </w:r>
        <w:proofErr w:type="spellEnd"/>
        <w:r w:rsidR="003E1CEA">
          <w:t xml:space="preserve"> Builder</w:t>
        </w:r>
      </w:ins>
      <w:ins w:id="106" w:author="McNamara, George" w:date="2025-01-20T10:04:00Z">
        <w:r w:rsidR="00155B7D" w:rsidDel="00155B7D">
          <w:t xml:space="preserve"> </w:t>
        </w:r>
      </w:ins>
      <w:del w:id="107" w:author="McNamara, George" w:date="2025-01-20T10:04:00Z">
        <w:r w:rsidR="6A6F85CA" w:rsidDel="00155B7D">
          <w:delText xml:space="preserve">The ACT Health NLP Program Builder </w:delText>
        </w:r>
      </w:del>
      <w:r w:rsidR="6A6F85CA">
        <w:t>can create programs which extract a vast expanse of information from free text data.</w:t>
      </w:r>
      <w:r w:rsidR="6C6EE926">
        <w:t xml:space="preserve"> </w:t>
      </w:r>
      <w:r w:rsidR="00D23E0F">
        <w:t>Programs could be produced to</w:t>
      </w:r>
      <w:r w:rsidR="6C6EE926">
        <w:t xml:space="preserve"> identify a variety of conditions, causes, and issues</w:t>
      </w:r>
      <w:commentRangeEnd w:id="104"/>
      <w:r w:rsidR="5D0CB2C2">
        <w:rPr>
          <w:rStyle w:val="CommentReference"/>
        </w:rPr>
        <w:commentReference w:id="104"/>
      </w:r>
      <w:r w:rsidR="00D23E0F">
        <w:t xml:space="preserve"> from </w:t>
      </w:r>
      <w:r w:rsidR="00D74230">
        <w:t>a range of free text sources</w:t>
      </w:r>
      <w:r w:rsidR="6C6EE926">
        <w:t>.</w:t>
      </w:r>
    </w:p>
    <w:p w14:paraId="6183FDD0" w14:textId="198D4BA0" w:rsidR="00477AA5" w:rsidRDefault="00477AA5" w:rsidP="00477AA5">
      <w:pPr>
        <w:pStyle w:val="Heading2"/>
      </w:pPr>
      <w:bookmarkStart w:id="108" w:name="_Toc175214056"/>
      <w:r>
        <w:t>Development</w:t>
      </w:r>
      <w:bookmarkEnd w:id="108"/>
    </w:p>
    <w:p w14:paraId="08291297" w14:textId="1DB8F6F9" w:rsidR="008D4F20" w:rsidRDefault="003E1CEA" w:rsidP="000A08F7">
      <w:proofErr w:type="spellStart"/>
      <w:ins w:id="109" w:author="McNamara, George" w:date="2025-01-22T12:45:00Z">
        <w:r>
          <w:t>EpiNLP</w:t>
        </w:r>
        <w:proofErr w:type="spellEnd"/>
        <w:r>
          <w:t xml:space="preserve"> Builder</w:t>
        </w:r>
      </w:ins>
      <w:ins w:id="110" w:author="McNamara, George" w:date="2025-01-20T10:04:00Z">
        <w:r w:rsidR="00DD078E" w:rsidDel="00DD078E">
          <w:t xml:space="preserve"> </w:t>
        </w:r>
      </w:ins>
      <w:del w:id="111" w:author="McNamara, George" w:date="2025-01-20T10:04:00Z">
        <w:r w:rsidR="2F41DDC1" w:rsidDel="00DD078E">
          <w:delText xml:space="preserve">The ACT Health NLP </w:delText>
        </w:r>
        <w:r w:rsidR="795F35D3" w:rsidDel="00DD078E">
          <w:delText>P</w:delText>
        </w:r>
        <w:r w:rsidR="2F41DDC1" w:rsidDel="00DD078E">
          <w:delText xml:space="preserve">rogram Builder </w:delText>
        </w:r>
      </w:del>
      <w:r w:rsidR="0C836FFA">
        <w:t xml:space="preserve">was </w:t>
      </w:r>
      <w:r w:rsidR="1B9D0AE8">
        <w:t>initially</w:t>
      </w:r>
      <w:r w:rsidR="0C836FFA">
        <w:t xml:space="preserve"> </w:t>
      </w:r>
      <w:r w:rsidR="6805A123">
        <w:t xml:space="preserve">conceived as an </w:t>
      </w:r>
      <w:r w:rsidR="18B7A4FB">
        <w:t xml:space="preserve">exploratory </w:t>
      </w:r>
      <w:r w:rsidR="25E2CDF1">
        <w:t xml:space="preserve">project </w:t>
      </w:r>
      <w:r w:rsidR="42416150">
        <w:t xml:space="preserve">offered as </w:t>
      </w:r>
      <w:r w:rsidR="1C86902F">
        <w:t>part of the</w:t>
      </w:r>
      <w:r w:rsidR="2F41DDC1">
        <w:t xml:space="preserve"> ACT Health Research Strategy</w:t>
      </w:r>
      <w:ins w:id="112" w:author="Draper, Glenn" w:date="2025-01-17T10:01:00Z">
        <w:r w:rsidR="007C71D6">
          <w:t>,</w:t>
        </w:r>
      </w:ins>
      <w:r w:rsidR="2F41DDC1">
        <w:t xml:space="preserve"> Vacation Study Program</w:t>
      </w:r>
      <w:r w:rsidR="27377413">
        <w:t xml:space="preserve"> (VSP)</w:t>
      </w:r>
      <w:r w:rsidR="2F41DDC1">
        <w:t xml:space="preserve">. </w:t>
      </w:r>
      <w:r w:rsidR="795F35D3">
        <w:t xml:space="preserve">The </w:t>
      </w:r>
      <w:r w:rsidR="27377413">
        <w:t>VSP</w:t>
      </w:r>
      <w:r w:rsidR="795F35D3">
        <w:t xml:space="preserve"> was undertaken by George McNamara</w:t>
      </w:r>
      <w:r w:rsidR="68A6A1BA">
        <w:t>,</w:t>
      </w:r>
      <w:r w:rsidR="795F35D3">
        <w:t xml:space="preserve"> </w:t>
      </w:r>
      <w:r w:rsidR="68A6A1BA">
        <w:t>from November 2023 to February 2024,</w:t>
      </w:r>
      <w:r w:rsidR="795F35D3">
        <w:t xml:space="preserve"> and was supervised by Glenn Draper</w:t>
      </w:r>
      <w:r w:rsidR="32B13093">
        <w:t xml:space="preserve"> and </w:t>
      </w:r>
      <w:r w:rsidR="795F35D3">
        <w:t>Dr Louise Freebairn</w:t>
      </w:r>
      <w:r w:rsidR="1EDF5A4E">
        <w:t xml:space="preserve">, while </w:t>
      </w:r>
      <w:r w:rsidR="795F35D3">
        <w:t>Paul Mayers,</w:t>
      </w:r>
      <w:r w:rsidR="1F1FB577">
        <w:t xml:space="preserve"> Dr</w:t>
      </w:r>
      <w:r w:rsidR="795F35D3">
        <w:t xml:space="preserve"> Gao Zhu, and Aidan Whitfield provided </w:t>
      </w:r>
      <w:r w:rsidR="394DBE59">
        <w:t>significant</w:t>
      </w:r>
      <w:r w:rsidR="3B958177">
        <w:t xml:space="preserve"> </w:t>
      </w:r>
      <w:r w:rsidR="795F35D3">
        <w:t xml:space="preserve">input. </w:t>
      </w:r>
      <w:r w:rsidR="3B958177">
        <w:t>Dr Erin Walsh</w:t>
      </w:r>
      <w:r w:rsidR="00841F9A">
        <w:t>,</w:t>
      </w:r>
      <w:r w:rsidR="3B958177">
        <w:t xml:space="preserve"> </w:t>
      </w:r>
      <w:r w:rsidR="6E004A82">
        <w:t>from the A</w:t>
      </w:r>
      <w:r w:rsidR="00841F9A">
        <w:t xml:space="preserve">ustralian </w:t>
      </w:r>
      <w:r w:rsidR="6E004A82">
        <w:t>N</w:t>
      </w:r>
      <w:r w:rsidR="00841F9A">
        <w:t xml:space="preserve">ational </w:t>
      </w:r>
      <w:r w:rsidR="6E004A82">
        <w:t>U</w:t>
      </w:r>
      <w:r w:rsidR="00841F9A">
        <w:t>niversity</w:t>
      </w:r>
      <w:r w:rsidR="6E004A82">
        <w:t xml:space="preserve">’s </w:t>
      </w:r>
      <w:r w:rsidR="7434C5E8">
        <w:t>P</w:t>
      </w:r>
      <w:r w:rsidR="00841F9A">
        <w:t xml:space="preserve">opulation </w:t>
      </w:r>
      <w:r w:rsidR="7434C5E8">
        <w:t>H</w:t>
      </w:r>
      <w:r w:rsidR="00841F9A">
        <w:t>ealth Exchange,</w:t>
      </w:r>
      <w:r w:rsidR="7434C5E8">
        <w:t xml:space="preserve"> </w:t>
      </w:r>
      <w:r w:rsidR="5BD1DA66">
        <w:t xml:space="preserve">provided </w:t>
      </w:r>
      <w:r w:rsidR="7BD8668C">
        <w:t xml:space="preserve">academic supervision </w:t>
      </w:r>
      <w:r w:rsidR="7D8907A4">
        <w:t xml:space="preserve">and </w:t>
      </w:r>
      <w:r w:rsidR="11AA50C9">
        <w:t xml:space="preserve">significant </w:t>
      </w:r>
      <w:r w:rsidR="1E834D48">
        <w:t xml:space="preserve">expertise. </w:t>
      </w:r>
      <w:r w:rsidR="44CD4967">
        <w:t xml:space="preserve">This initial </w:t>
      </w:r>
      <w:r w:rsidR="5477E6AC">
        <w:t>piece of work</w:t>
      </w:r>
      <w:r w:rsidR="62253BA3">
        <w:t xml:space="preserve"> </w:t>
      </w:r>
      <w:r w:rsidR="795F35D3">
        <w:t xml:space="preserve">included a technical literature review of NLP in a health data environment and NLP tools implemented in Python. The </w:t>
      </w:r>
      <w:r w:rsidR="27377413">
        <w:t>VSP</w:t>
      </w:r>
      <w:r w:rsidR="795F35D3">
        <w:t xml:space="preserve"> also included </w:t>
      </w:r>
      <w:r w:rsidR="0800AA6C">
        <w:t xml:space="preserve">initial </w:t>
      </w:r>
      <w:r w:rsidR="39750CD1">
        <w:t>development of</w:t>
      </w:r>
      <w:r w:rsidR="795F35D3">
        <w:t xml:space="preserve"> </w:t>
      </w:r>
      <w:r w:rsidR="00FB7B37">
        <w:t>an</w:t>
      </w:r>
      <w:r w:rsidR="05564E3F">
        <w:t xml:space="preserve"> </w:t>
      </w:r>
      <w:r w:rsidR="795F35D3">
        <w:t xml:space="preserve">NLP </w:t>
      </w:r>
      <w:r w:rsidR="27377413">
        <w:t>p</w:t>
      </w:r>
      <w:r w:rsidR="795F35D3">
        <w:t xml:space="preserve">rogram </w:t>
      </w:r>
      <w:r w:rsidR="081944A3">
        <w:t xml:space="preserve">which </w:t>
      </w:r>
      <w:r w:rsidR="795F35D3">
        <w:t>focussed on suicide and self-harm.</w:t>
      </w:r>
      <w:r w:rsidR="00FE5872">
        <w:t xml:space="preserve"> </w:t>
      </w:r>
      <w:r w:rsidR="26BE80A5">
        <w:t xml:space="preserve">The </w:t>
      </w:r>
      <w:r w:rsidR="775A9BD6">
        <w:t xml:space="preserve">VSP demonstrated </w:t>
      </w:r>
      <w:r w:rsidR="4D607F34">
        <w:t xml:space="preserve">that the project was feasible within the ACT Health </w:t>
      </w:r>
      <w:r w:rsidR="6A877EE7">
        <w:t>context and environment</w:t>
      </w:r>
      <w:r w:rsidR="00AC53F2">
        <w:t>,</w:t>
      </w:r>
      <w:r w:rsidR="6A877EE7">
        <w:t xml:space="preserve"> </w:t>
      </w:r>
      <w:r w:rsidR="293C26C5">
        <w:t xml:space="preserve">and the </w:t>
      </w:r>
      <w:r w:rsidR="795F35D3">
        <w:t>project was continued through the ANU Science Coursework Internships Program</w:t>
      </w:r>
      <w:r w:rsidR="68A6A1BA">
        <w:t xml:space="preserve">, and the ACT Health Directorate, Epidemiology Section, Knowledge Translation and Health Outcomes Team. </w:t>
      </w:r>
      <w:r w:rsidR="42E7C372">
        <w:t>With t</w:t>
      </w:r>
      <w:r w:rsidR="68A6A1BA">
        <w:t xml:space="preserve">he initial NLP </w:t>
      </w:r>
      <w:r w:rsidR="27377413">
        <w:t>p</w:t>
      </w:r>
      <w:r w:rsidR="68A6A1BA">
        <w:t>rogram completed</w:t>
      </w:r>
      <w:r w:rsidR="0FA0D569">
        <w:t>, work</w:t>
      </w:r>
      <w:r w:rsidR="7DD7F67D">
        <w:t xml:space="preserve"> </w:t>
      </w:r>
      <w:r w:rsidR="68A6A1BA">
        <w:t xml:space="preserve">began </w:t>
      </w:r>
      <w:r w:rsidR="4A866B53">
        <w:t xml:space="preserve">on </w:t>
      </w:r>
      <w:proofErr w:type="spellStart"/>
      <w:ins w:id="113" w:author="McNamara, George" w:date="2025-01-22T12:45:00Z">
        <w:r>
          <w:t>EpiNLP</w:t>
        </w:r>
        <w:proofErr w:type="spellEnd"/>
        <w:r>
          <w:t xml:space="preserve"> Builder</w:t>
        </w:r>
      </w:ins>
      <w:del w:id="114" w:author="McNamara, George" w:date="2025-01-20T10:05:00Z">
        <w:r w:rsidR="4A866B53" w:rsidDel="00CD3C02">
          <w:delText>the NLP</w:delText>
        </w:r>
        <w:r w:rsidR="68A6A1BA" w:rsidDel="00CD3C02">
          <w:delText xml:space="preserve"> Program Builder</w:delText>
        </w:r>
      </w:del>
      <w:r w:rsidR="68A6A1BA">
        <w:t xml:space="preserve">. </w:t>
      </w:r>
      <w:r w:rsidR="4EEBD456">
        <w:t>D</w:t>
      </w:r>
      <w:r w:rsidR="68A6A1BA">
        <w:t xml:space="preserve">evelopment of </w:t>
      </w:r>
      <w:proofErr w:type="spellStart"/>
      <w:ins w:id="115" w:author="McNamara, George" w:date="2025-01-22T12:45:00Z">
        <w:r>
          <w:t>EpiNLP</w:t>
        </w:r>
        <w:proofErr w:type="spellEnd"/>
        <w:r>
          <w:t xml:space="preserve"> Builder</w:t>
        </w:r>
      </w:ins>
      <w:del w:id="116" w:author="McNamara, George" w:date="2025-01-20T10:05:00Z">
        <w:r w:rsidR="68A6A1BA" w:rsidDel="00CD3C02">
          <w:delText>the builder</w:delText>
        </w:r>
      </w:del>
      <w:r w:rsidR="68A6A1BA">
        <w:t xml:space="preserve"> </w:t>
      </w:r>
      <w:r w:rsidR="1207543E">
        <w:t xml:space="preserve">is </w:t>
      </w:r>
      <w:r w:rsidR="68A6A1BA">
        <w:t>continu</w:t>
      </w:r>
      <w:r w:rsidR="1207543E">
        <w:t>ing</w:t>
      </w:r>
      <w:r w:rsidR="1F877ED2">
        <w:t xml:space="preserve"> </w:t>
      </w:r>
      <w:r w:rsidR="68A6A1BA">
        <w:t xml:space="preserve">within the Knowledge Translation and Health Outcomes Team, as they prepare to release the </w:t>
      </w:r>
      <w:proofErr w:type="spellStart"/>
      <w:ins w:id="117" w:author="McNamara, George" w:date="2025-01-22T12:45:00Z">
        <w:r>
          <w:t>EpiNLP</w:t>
        </w:r>
        <w:proofErr w:type="spellEnd"/>
        <w:r>
          <w:t xml:space="preserve"> Builder</w:t>
        </w:r>
      </w:ins>
      <w:ins w:id="118" w:author="McNamara, George" w:date="2025-01-20T10:05:00Z">
        <w:r w:rsidR="00CD3C02" w:rsidDel="00CD3C02">
          <w:t xml:space="preserve"> </w:t>
        </w:r>
      </w:ins>
      <w:del w:id="119" w:author="McNamara, George" w:date="2025-01-20T10:05:00Z">
        <w:r w:rsidR="68A6A1BA" w:rsidDel="00CD3C02">
          <w:delText xml:space="preserve">ACT Health NLP Program Builder </w:delText>
        </w:r>
      </w:del>
      <w:r w:rsidR="68A6A1BA">
        <w:t>version 1.0</w:t>
      </w:r>
      <w:ins w:id="120" w:author="McNamara, George" w:date="2025-01-20T10:06:00Z">
        <w:r w:rsidR="00CD3C02">
          <w:t>.0</w:t>
        </w:r>
      </w:ins>
      <w:r w:rsidR="68A6A1BA">
        <w:t>.</w:t>
      </w:r>
      <w:r w:rsidR="00FE5872">
        <w:t xml:space="preserve"> </w:t>
      </w:r>
      <w:r w:rsidR="008D4F20">
        <w:t xml:space="preserve">To enquire about the project or become involved, please email </w:t>
      </w:r>
      <w:r w:rsidR="02197089">
        <w:t xml:space="preserve">one of </w:t>
      </w:r>
      <w:r w:rsidR="008D4F20">
        <w:t>the following address</w:t>
      </w:r>
      <w:r w:rsidR="03EF3408">
        <w:t>es</w:t>
      </w:r>
      <w:r w:rsidR="008D4F20">
        <w:t>:</w:t>
      </w:r>
    </w:p>
    <w:p w14:paraId="7ABAF9DE" w14:textId="276ABF54" w:rsidR="00B027CB" w:rsidRPr="000A08F7" w:rsidRDefault="00000000" w:rsidP="000A08F7">
      <w:hyperlink r:id="rId20">
        <w:r w:rsidR="66A677E3" w:rsidRPr="3EDA46CA">
          <w:rPr>
            <w:rStyle w:val="Hyperlink"/>
            <w:u w:val="none"/>
          </w:rPr>
          <w:t>George.mcnamara@act.gov.au</w:t>
        </w:r>
      </w:hyperlink>
      <w:r w:rsidR="66A677E3">
        <w:t xml:space="preserve"> or</w:t>
      </w:r>
      <w:r w:rsidR="00FE5872">
        <w:t xml:space="preserve"> </w:t>
      </w:r>
      <w:r w:rsidR="00B027CB">
        <w:t>epicentre@act.gov.au</w:t>
      </w:r>
      <w:ins w:id="121" w:author="Draper, Glenn" w:date="2025-01-17T10:04:00Z">
        <w:r w:rsidR="00564ED6">
          <w:t xml:space="preserve"> </w:t>
        </w:r>
      </w:ins>
    </w:p>
    <w:p w14:paraId="5251378E" w14:textId="79A78B7A" w:rsidR="00501285" w:rsidRDefault="00501285" w:rsidP="00501285">
      <w:pPr>
        <w:pStyle w:val="Heading1"/>
      </w:pPr>
      <w:bookmarkStart w:id="122" w:name="_Toc175214057"/>
      <w:r>
        <w:lastRenderedPageBreak/>
        <w:t>Structure</w:t>
      </w:r>
      <w:bookmarkEnd w:id="122"/>
    </w:p>
    <w:p w14:paraId="3F980265" w14:textId="2932725C" w:rsidR="00895A32" w:rsidRPr="00895A32" w:rsidRDefault="003E1CEA" w:rsidP="00895A32">
      <w:proofErr w:type="spellStart"/>
      <w:ins w:id="123" w:author="McNamara, George" w:date="2025-01-22T12:45:00Z">
        <w:r>
          <w:t>EpiNLP</w:t>
        </w:r>
        <w:proofErr w:type="spellEnd"/>
        <w:r>
          <w:t xml:space="preserve"> Builder</w:t>
        </w:r>
      </w:ins>
      <w:ins w:id="124" w:author="McNamara, George" w:date="2025-01-20T10:06:00Z">
        <w:r w:rsidR="00CD3C02" w:rsidDel="00CD3C02">
          <w:t xml:space="preserve"> </w:t>
        </w:r>
      </w:ins>
      <w:del w:id="125" w:author="McNamara, George" w:date="2025-01-20T10:06:00Z">
        <w:r w:rsidR="64E789A6" w:rsidDel="00CD3C02">
          <w:delText xml:space="preserve">The ACT Health NLP Program Builder </w:delText>
        </w:r>
      </w:del>
      <w:r w:rsidR="64E789A6">
        <w:t>is an object-oriented, modular software package written in Python 3.10.9. All code and document</w:t>
      </w:r>
      <w:r w:rsidR="54FF2B26">
        <w:t>ation</w:t>
      </w:r>
      <w:r w:rsidR="64E789A6">
        <w:t xml:space="preserve"> </w:t>
      </w:r>
      <w:r w:rsidR="2ED43574">
        <w:t xml:space="preserve">that </w:t>
      </w:r>
      <w:r w:rsidR="64E789A6">
        <w:t>support</w:t>
      </w:r>
      <w:r w:rsidR="2ED43574">
        <w:t>s</w:t>
      </w:r>
      <w:r w:rsidR="64E789A6">
        <w:t xml:space="preserve"> the NLP Program Builder </w:t>
      </w:r>
      <w:r w:rsidR="6A6DE3B5">
        <w:t>is</w:t>
      </w:r>
      <w:r w:rsidR="64E789A6">
        <w:t xml:space="preserve"> stored in a GitHub repository named ‘</w:t>
      </w:r>
      <w:proofErr w:type="spellStart"/>
      <w:ins w:id="126" w:author="McNamara, George" w:date="2025-01-22T12:45:00Z">
        <w:r>
          <w:t>EpiNLP</w:t>
        </w:r>
        <w:proofErr w:type="spellEnd"/>
        <w:r>
          <w:t xml:space="preserve"> Builder</w:t>
        </w:r>
      </w:ins>
      <w:del w:id="127" w:author="McNamara, George" w:date="2025-01-20T10:06:00Z">
        <w:r w:rsidR="64E789A6" w:rsidDel="00CD3C02">
          <w:delText>ACTHealthNLPProgramBuilder</w:delText>
        </w:r>
      </w:del>
      <w:r w:rsidR="64E789A6">
        <w:t xml:space="preserve">’ managed by George McNamara. </w:t>
      </w:r>
      <w:r w:rsidR="073B7196">
        <w:t xml:space="preserve">As </w:t>
      </w:r>
      <w:r w:rsidR="64E789A6">
        <w:t xml:space="preserve">a modular software package, the code is organised into several sub-packages. </w:t>
      </w:r>
      <w:r w:rsidR="6AEDE179">
        <w:t>A d</w:t>
      </w:r>
      <w:r w:rsidR="64E789A6">
        <w:t xml:space="preserve">etailed description of the structure and contents of this repository and these sub-packages </w:t>
      </w:r>
      <w:r w:rsidR="2CD5B5B7">
        <w:t>is</w:t>
      </w:r>
      <w:r w:rsidR="64E789A6">
        <w:t xml:space="preserve"> provided below.</w:t>
      </w:r>
    </w:p>
    <w:p w14:paraId="5DBA6168" w14:textId="748ACB54" w:rsidR="00895A32" w:rsidRPr="00895A32" w:rsidRDefault="00477AA5" w:rsidP="008F7293">
      <w:pPr>
        <w:pStyle w:val="Heading2"/>
      </w:pPr>
      <w:bookmarkStart w:id="128" w:name="_Toc175214058"/>
      <w:r>
        <w:t>Repository</w:t>
      </w:r>
      <w:bookmarkEnd w:id="128"/>
    </w:p>
    <w:p w14:paraId="5E6E3D6A" w14:textId="339E2D96" w:rsidR="24242F80" w:rsidRDefault="24242F80" w:rsidP="58C9DFCB">
      <w:pPr>
        <w:pStyle w:val="Heading3"/>
      </w:pPr>
      <w:r>
        <w:t>data</w:t>
      </w:r>
    </w:p>
    <w:p w14:paraId="1276D695" w14:textId="17E9B368" w:rsidR="00BC69DD" w:rsidRPr="00BC69DD" w:rsidRDefault="00BC69DD" w:rsidP="00BC69DD">
      <w:r>
        <w:t xml:space="preserve">This directory contains a single file called </w:t>
      </w:r>
      <w:r w:rsidRPr="3EDA46CA">
        <w:rPr>
          <w:i/>
          <w:iCs/>
        </w:rPr>
        <w:t>data.m</w:t>
      </w:r>
      <w:r w:rsidR="00F26EB6" w:rsidRPr="3EDA46CA">
        <w:rPr>
          <w:i/>
          <w:iCs/>
        </w:rPr>
        <w:t>d</w:t>
      </w:r>
      <w:r>
        <w:t>. This directory is a convenient location for storing .</w:t>
      </w:r>
      <w:commentRangeStart w:id="129"/>
      <w:r>
        <w:t xml:space="preserve">csv and .xlsx </w:t>
      </w:r>
      <w:commentRangeEnd w:id="129"/>
      <w:r w:rsidR="00606E6F">
        <w:rPr>
          <w:rStyle w:val="CommentReference"/>
        </w:rPr>
        <w:commentReference w:id="129"/>
      </w:r>
      <w:r>
        <w:t xml:space="preserve">files containing annotated data. Files can be imported from other directories and the program is in no way limited </w:t>
      </w:r>
      <w:r w:rsidR="00B72238">
        <w:t>by</w:t>
      </w:r>
      <w:r>
        <w:t xml:space="preserve"> this directory. When running </w:t>
      </w:r>
      <w:r w:rsidR="661561AD">
        <w:t>P</w:t>
      </w:r>
      <w:r w:rsidR="00B72238">
        <w:t xml:space="preserve">ython </w:t>
      </w:r>
      <w:r w:rsidR="00771F45">
        <w:t>modules</w:t>
      </w:r>
      <w:r w:rsidR="00B72238">
        <w:t xml:space="preserve"> in this package directly for testing and development, it is easiest to store any data which will be imported in this directory. </w:t>
      </w:r>
      <w:r w:rsidR="00B72238" w:rsidRPr="3EDA46CA">
        <w:rPr>
          <w:i/>
          <w:iCs/>
        </w:rPr>
        <w:t>data.md</w:t>
      </w:r>
      <w:r w:rsidR="00B72238">
        <w:t xml:space="preserve"> also explains the purpose of this directory. </w:t>
      </w:r>
      <w:r>
        <w:t xml:space="preserve">This directory has no impact on the operation of the package and exists </w:t>
      </w:r>
      <w:r w:rsidR="00927DDD">
        <w:t xml:space="preserve">only </w:t>
      </w:r>
      <w:r>
        <w:t xml:space="preserve">for developer </w:t>
      </w:r>
      <w:r w:rsidR="00927DDD">
        <w:t xml:space="preserve">and user </w:t>
      </w:r>
      <w:r>
        <w:t>convenience.</w:t>
      </w:r>
    </w:p>
    <w:p w14:paraId="4AA2E174" w14:textId="59827D49" w:rsidR="5A16C2C1" w:rsidRDefault="5A16C2C1" w:rsidP="58C9DFCB">
      <w:pPr>
        <w:pStyle w:val="Heading3"/>
      </w:pPr>
      <w:r>
        <w:t>docs</w:t>
      </w:r>
    </w:p>
    <w:p w14:paraId="45BD5407" w14:textId="7F727BB3" w:rsidR="0086395A" w:rsidRPr="0086395A" w:rsidRDefault="464064DB" w:rsidP="0086395A">
      <w:r>
        <w:t xml:space="preserve">This directory contains only a single sub-directory called </w:t>
      </w:r>
      <w:r w:rsidRPr="377C6D10">
        <w:rPr>
          <w:i/>
          <w:iCs/>
        </w:rPr>
        <w:t>html</w:t>
      </w:r>
      <w:r>
        <w:t>. This sub-directory contains all the files which support the HTML documentation of the package. The Doxygen</w:t>
      </w:r>
      <w:r w:rsidR="1079FC3B" w:rsidRPr="377C6D10">
        <w:rPr>
          <w:vertAlign w:val="superscript"/>
        </w:rPr>
        <w:t>3</w:t>
      </w:r>
      <w:r w:rsidR="1079FC3B">
        <w:t xml:space="preserve"> </w:t>
      </w:r>
      <w:r>
        <w:t xml:space="preserve">package was used to help create </w:t>
      </w:r>
      <w:r w:rsidR="7E408730">
        <w:t xml:space="preserve">the contents of </w:t>
      </w:r>
      <w:r>
        <w:t xml:space="preserve">this sub-directory. To access the homepage of the HTML documentation directly, open </w:t>
      </w:r>
      <w:r w:rsidR="00E04BF6">
        <w:rPr>
          <w:i/>
          <w:iCs/>
        </w:rPr>
        <w:t>html\</w:t>
      </w:r>
      <w:r w:rsidRPr="377C6D10">
        <w:rPr>
          <w:i/>
          <w:iCs/>
        </w:rPr>
        <w:t>index.html</w:t>
      </w:r>
      <w:r>
        <w:t>. If documentation in other formats is created</w:t>
      </w:r>
      <w:r w:rsidR="137B9DBA">
        <w:t xml:space="preserve"> in the future</w:t>
      </w:r>
      <w:r>
        <w:t xml:space="preserve">, it will be stored in the </w:t>
      </w:r>
      <w:proofErr w:type="gramStart"/>
      <w:r w:rsidRPr="377C6D10">
        <w:rPr>
          <w:i/>
          <w:iCs/>
        </w:rPr>
        <w:t>docs</w:t>
      </w:r>
      <w:proofErr w:type="gramEnd"/>
      <w:r>
        <w:t xml:space="preserve"> directory.</w:t>
      </w:r>
    </w:p>
    <w:p w14:paraId="3E38ADB8" w14:textId="169AE41F" w:rsidR="0FCEC93C" w:rsidRDefault="0FCEC93C" w:rsidP="58C9DFCB">
      <w:pPr>
        <w:pStyle w:val="Heading3"/>
      </w:pPr>
      <w:r>
        <w:t>gui</w:t>
      </w:r>
    </w:p>
    <w:p w14:paraId="46E8FF93" w14:textId="26D67824" w:rsidR="0086395A" w:rsidRPr="0086395A" w:rsidRDefault="0086395A" w:rsidP="0086395A">
      <w:r>
        <w:t xml:space="preserve">This directory is a Python sub-package which implements the GUI for this package. Its structure is detailed below under </w:t>
      </w:r>
      <w:r w:rsidR="00F74AF6">
        <w:t>‘S</w:t>
      </w:r>
      <w:r>
        <w:t>ub-packages</w:t>
      </w:r>
      <w:r w:rsidR="00F74AF6">
        <w:t>’</w:t>
      </w:r>
      <w:r>
        <w:t>.</w:t>
      </w:r>
    </w:p>
    <w:p w14:paraId="1F5C38A4" w14:textId="6901B85F" w:rsidR="6A0D7EAD" w:rsidRDefault="6A0D7EAD" w:rsidP="58C9DFCB">
      <w:pPr>
        <w:pStyle w:val="Heading3"/>
      </w:pPr>
      <w:r>
        <w:t>model</w:t>
      </w:r>
    </w:p>
    <w:p w14:paraId="1EC44E45" w14:textId="584D687C" w:rsidR="0086395A" w:rsidRPr="0086395A" w:rsidRDefault="0086395A" w:rsidP="0086395A">
      <w:r>
        <w:t xml:space="preserve">This directory is a Python sub-package which supports the storing and demonstration of NLP Programs created by this package. Its structure is detailed below under </w:t>
      </w:r>
      <w:r w:rsidR="00DA61CD">
        <w:t>‘S</w:t>
      </w:r>
      <w:r>
        <w:t>ub-</w:t>
      </w:r>
      <w:r w:rsidR="00DA61CD">
        <w:t>P</w:t>
      </w:r>
      <w:r>
        <w:t>ackages</w:t>
      </w:r>
      <w:r w:rsidR="00DA61CD">
        <w:t>’</w:t>
      </w:r>
      <w:r>
        <w:t>.</w:t>
      </w:r>
    </w:p>
    <w:p w14:paraId="05FA9BFE" w14:textId="63BF8DB4" w:rsidR="321171E2" w:rsidRDefault="321171E2" w:rsidP="58C9DFCB">
      <w:pPr>
        <w:pStyle w:val="Heading3"/>
      </w:pPr>
      <w:r>
        <w:t>package</w:t>
      </w:r>
    </w:p>
    <w:p w14:paraId="5BFC92CA" w14:textId="5DB80197" w:rsidR="0086395A" w:rsidRPr="0086395A" w:rsidRDefault="464064DB" w:rsidP="0086395A">
      <w:r>
        <w:t xml:space="preserve">This directory is a Python sub-package which implements </w:t>
      </w:r>
      <w:r w:rsidR="7E408730">
        <w:t xml:space="preserve">the </w:t>
      </w:r>
      <w:r w:rsidR="64FDBF0D">
        <w:t xml:space="preserve">NLP program building, </w:t>
      </w:r>
      <w:r w:rsidR="188A1C67">
        <w:t>evaluating, exporting</w:t>
      </w:r>
      <w:r w:rsidR="6BD0E140">
        <w:t>, and annotating</w:t>
      </w:r>
      <w:r w:rsidR="64FDBF0D">
        <w:t xml:space="preserve"> process</w:t>
      </w:r>
      <w:r w:rsidR="40C14A28">
        <w:t>es</w:t>
      </w:r>
      <w:r>
        <w:t xml:space="preserve">. Its structure is detailed below under </w:t>
      </w:r>
      <w:r w:rsidR="630826D9">
        <w:t>‘S</w:t>
      </w:r>
      <w:r>
        <w:t>ub-</w:t>
      </w:r>
      <w:r w:rsidR="630826D9">
        <w:t>P</w:t>
      </w:r>
      <w:r>
        <w:t>ackages</w:t>
      </w:r>
      <w:r w:rsidR="630826D9">
        <w:t>’</w:t>
      </w:r>
      <w:r>
        <w:t>.</w:t>
      </w:r>
    </w:p>
    <w:p w14:paraId="1C440A22" w14:textId="69A85008" w:rsidR="5776F8A5" w:rsidRDefault="5776F8A5" w:rsidP="58C9DFCB">
      <w:pPr>
        <w:pStyle w:val="Heading3"/>
      </w:pPr>
      <w:r>
        <w:t>tests</w:t>
      </w:r>
    </w:p>
    <w:p w14:paraId="6B633294" w14:textId="06E3A06C" w:rsidR="00951BD1" w:rsidRPr="00951BD1" w:rsidRDefault="00951BD1" w:rsidP="00951BD1">
      <w:r>
        <w:t>This directory is a Python sub-package which implements tests for</w:t>
      </w:r>
      <w:r w:rsidR="00000005">
        <w:t xml:space="preserve"> the back end of</w:t>
      </w:r>
      <w:r>
        <w:t xml:space="preserve"> this package. Its structure is detailed below under </w:t>
      </w:r>
      <w:r w:rsidR="00DA61CD">
        <w:t>‘S</w:t>
      </w:r>
      <w:r>
        <w:t>ub-</w:t>
      </w:r>
      <w:r w:rsidR="00DA61CD">
        <w:t>P</w:t>
      </w:r>
      <w:r>
        <w:t>ackages</w:t>
      </w:r>
      <w:r w:rsidR="00DA61CD">
        <w:t>’</w:t>
      </w:r>
      <w:r>
        <w:t>.</w:t>
      </w:r>
    </w:p>
    <w:p w14:paraId="0EF1C5A4" w14:textId="077A518A" w:rsidR="00527F3E" w:rsidRPr="00F74AF6" w:rsidRDefault="00527F3E" w:rsidP="00527F3E">
      <w:r>
        <w:rPr>
          <w:noProof/>
        </w:rPr>
        <w:lastRenderedPageBreak/>
        <w:drawing>
          <wp:anchor distT="0" distB="0" distL="114300" distR="114300" simplePos="0" relativeHeight="251658241" behindDoc="0" locked="0" layoutInCell="1" allowOverlap="1" wp14:anchorId="6B992C70" wp14:editId="2C76EC94">
            <wp:simplePos x="0" y="0"/>
            <wp:positionH relativeFrom="margin">
              <wp:align>right</wp:align>
            </wp:positionH>
            <wp:positionV relativeFrom="paragraph">
              <wp:posOffset>38100</wp:posOffset>
            </wp:positionV>
            <wp:extent cx="5652770" cy="3875405"/>
            <wp:effectExtent l="38100" t="38100" r="43180" b="298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2770" cy="3875405"/>
                    </a:xfrm>
                    <a:prstGeom prst="rect">
                      <a:avLst/>
                    </a:prstGeom>
                    <a:noFill/>
                    <a:ln w="38100">
                      <a:solidFill>
                        <a:srgbClr val="0070C0"/>
                      </a:solidFill>
                    </a:ln>
                  </pic:spPr>
                </pic:pic>
              </a:graphicData>
            </a:graphic>
            <wp14:sizeRelH relativeFrom="page">
              <wp14:pctWidth>0</wp14:pctWidth>
            </wp14:sizeRelH>
            <wp14:sizeRelV relativeFrom="page">
              <wp14:pctHeight>0</wp14:pctHeight>
            </wp14:sizeRelV>
          </wp:anchor>
        </w:drawing>
      </w:r>
      <w:r>
        <w:t>Figure 1:</w:t>
      </w:r>
      <w:r w:rsidR="00DA61CD">
        <w:t xml:space="preserve"> The structure of all packages in </w:t>
      </w:r>
      <w:proofErr w:type="spellStart"/>
      <w:ins w:id="130" w:author="McNamara, George" w:date="2025-01-22T12:45:00Z">
        <w:r w:rsidR="003E1CEA">
          <w:t>EpiNLP</w:t>
        </w:r>
        <w:proofErr w:type="spellEnd"/>
        <w:r w:rsidR="003E1CEA">
          <w:t xml:space="preserve"> Builder</w:t>
        </w:r>
      </w:ins>
      <w:ins w:id="131" w:author="McNamara, George" w:date="2025-01-20T10:07:00Z">
        <w:r w:rsidR="001B70A9" w:rsidDel="001B70A9">
          <w:t xml:space="preserve"> </w:t>
        </w:r>
      </w:ins>
      <w:del w:id="132" w:author="McNamara, George" w:date="2025-01-20T10:07:00Z">
        <w:r w:rsidR="00DA61CD" w:rsidDel="001B70A9">
          <w:delText>the ACT Health NLP Program Builder</w:delText>
        </w:r>
      </w:del>
      <w:r w:rsidR="00F74AF6">
        <w:rPr>
          <w:vertAlign w:val="superscript"/>
        </w:rPr>
        <w:t>4</w:t>
      </w:r>
      <w:r w:rsidR="00F74AF6">
        <w:t>.</w:t>
      </w:r>
    </w:p>
    <w:p w14:paraId="628543C0" w14:textId="0B841708" w:rsidR="00527F3E" w:rsidRDefault="00895A32" w:rsidP="00527F3E">
      <w:pPr>
        <w:pStyle w:val="Heading2"/>
      </w:pPr>
      <w:bookmarkStart w:id="133" w:name="_Toc175214059"/>
      <w:r>
        <w:t>Sub-</w:t>
      </w:r>
      <w:r w:rsidR="00477AA5">
        <w:t>Packages</w:t>
      </w:r>
      <w:bookmarkEnd w:id="133"/>
    </w:p>
    <w:p w14:paraId="007BC152" w14:textId="08023705" w:rsidR="00527F3E" w:rsidRPr="00DA61CD" w:rsidRDefault="2CA5C4D0" w:rsidP="00527F3E">
      <w:r>
        <w:t xml:space="preserve">The </w:t>
      </w:r>
      <w:proofErr w:type="spellStart"/>
      <w:ins w:id="134" w:author="McNamara, George" w:date="2025-01-22T12:45:00Z">
        <w:r w:rsidR="003E1CEA">
          <w:t>EpiNLP</w:t>
        </w:r>
        <w:proofErr w:type="spellEnd"/>
        <w:r w:rsidR="003E1CEA">
          <w:t xml:space="preserve"> Builder</w:t>
        </w:r>
      </w:ins>
      <w:ins w:id="135" w:author="McNamara, George" w:date="2025-01-20T10:08:00Z">
        <w:r w:rsidR="000366E1" w:rsidDel="000366E1">
          <w:t xml:space="preserve"> </w:t>
        </w:r>
      </w:ins>
      <w:del w:id="136" w:author="McNamara, George" w:date="2025-01-20T10:08:00Z">
        <w:r w:rsidDel="000366E1">
          <w:delText xml:space="preserve">ACT Health NLP Program Builder </w:delText>
        </w:r>
      </w:del>
      <w:r>
        <w:t xml:space="preserve">package is organised into 4 sub-packages: </w:t>
      </w:r>
      <w:r w:rsidRPr="59BBCC43">
        <w:rPr>
          <w:i/>
          <w:iCs/>
        </w:rPr>
        <w:t>gui</w:t>
      </w:r>
      <w:r>
        <w:t xml:space="preserve">, </w:t>
      </w:r>
      <w:r w:rsidRPr="59BBCC43">
        <w:rPr>
          <w:i/>
          <w:iCs/>
        </w:rPr>
        <w:t>package</w:t>
      </w:r>
      <w:r>
        <w:t>,</w:t>
      </w:r>
      <w:r w:rsidRPr="59BBCC43">
        <w:rPr>
          <w:i/>
          <w:iCs/>
        </w:rPr>
        <w:t xml:space="preserve"> model</w:t>
      </w:r>
      <w:r>
        <w:t xml:space="preserve">, and </w:t>
      </w:r>
      <w:r w:rsidRPr="59BBCC43">
        <w:rPr>
          <w:i/>
          <w:iCs/>
        </w:rPr>
        <w:t>tests</w:t>
      </w:r>
      <w:r>
        <w:t xml:space="preserve">. Some of these sub-packages contain their own sub-sub-packages. The </w:t>
      </w:r>
      <w:r w:rsidR="630826D9">
        <w:t>structure of all packages is shown above in Figure 1.</w:t>
      </w:r>
      <w:r>
        <w:t xml:space="preserve"> </w:t>
      </w:r>
      <w:r w:rsidRPr="59BBCC43">
        <w:rPr>
          <w:i/>
          <w:iCs/>
        </w:rPr>
        <w:t>gui</w:t>
      </w:r>
      <w:r>
        <w:t xml:space="preserve"> accepts the </w:t>
      </w:r>
      <w:r w:rsidR="630826D9">
        <w:t xml:space="preserve">program customisation </w:t>
      </w:r>
      <w:r>
        <w:t xml:space="preserve">inputs from the user. It then passes these inputs to </w:t>
      </w:r>
      <w:r w:rsidR="630826D9" w:rsidRPr="59BBCC43">
        <w:rPr>
          <w:i/>
          <w:iCs/>
        </w:rPr>
        <w:t xml:space="preserve">package </w:t>
      </w:r>
      <w:r w:rsidR="630826D9">
        <w:t>where an NLP program is constructed and evaluated. p</w:t>
      </w:r>
      <w:r w:rsidR="630826D9" w:rsidRPr="59BBCC43">
        <w:rPr>
          <w:i/>
          <w:iCs/>
        </w:rPr>
        <w:t>ackage</w:t>
      </w:r>
      <w:r w:rsidR="630826D9">
        <w:t xml:space="preserve"> exports the program and its evaluation to </w:t>
      </w:r>
      <w:r w:rsidR="630826D9" w:rsidRPr="59BBCC43">
        <w:rPr>
          <w:i/>
          <w:iCs/>
        </w:rPr>
        <w:t>model</w:t>
      </w:r>
      <w:r w:rsidR="630826D9">
        <w:t xml:space="preserve"> where it can be stored</w:t>
      </w:r>
      <w:ins w:id="137" w:author="McNamara, George" w:date="2025-01-20T10:08:00Z">
        <w:r w:rsidR="0077316C">
          <w:t>,</w:t>
        </w:r>
      </w:ins>
      <w:ins w:id="138" w:author="McNamara, George" w:date="2025-01-20T10:09:00Z">
        <w:r w:rsidR="0077316C">
          <w:t xml:space="preserve"> demonstrated,</w:t>
        </w:r>
      </w:ins>
      <w:r w:rsidR="630826D9">
        <w:t xml:space="preserve"> and </w:t>
      </w:r>
      <w:ins w:id="139" w:author="McNamara, George" w:date="2025-01-20T10:09:00Z">
        <w:r w:rsidR="0077316C">
          <w:t>utilised</w:t>
        </w:r>
      </w:ins>
      <w:del w:id="140" w:author="McNamara, George" w:date="2025-01-20T10:09:00Z">
        <w:r w:rsidR="630826D9" w:rsidDel="0077316C">
          <w:delText>demonstrated</w:delText>
        </w:r>
      </w:del>
      <w:r w:rsidR="630826D9">
        <w:t xml:space="preserve">. </w:t>
      </w:r>
      <w:r w:rsidR="630826D9" w:rsidRPr="59BBCC43">
        <w:rPr>
          <w:i/>
          <w:iCs/>
        </w:rPr>
        <w:t xml:space="preserve">package </w:t>
      </w:r>
      <w:r w:rsidR="630826D9">
        <w:t xml:space="preserve">also exports the evaluation to </w:t>
      </w:r>
      <w:r w:rsidR="630826D9" w:rsidRPr="59BBCC43">
        <w:rPr>
          <w:i/>
          <w:iCs/>
        </w:rPr>
        <w:t>gui</w:t>
      </w:r>
      <w:r w:rsidR="630826D9">
        <w:t xml:space="preserve"> so that it can be displayed to the user. The full process of building an NLP program is explained in detail in the ‘Process’ section below. </w:t>
      </w:r>
      <w:r w:rsidR="630826D9" w:rsidRPr="59BBCC43">
        <w:rPr>
          <w:i/>
          <w:iCs/>
        </w:rPr>
        <w:t>tests</w:t>
      </w:r>
      <w:r w:rsidR="630826D9">
        <w:t xml:space="preserve"> </w:t>
      </w:r>
      <w:proofErr w:type="gramStart"/>
      <w:r w:rsidR="630826D9">
        <w:t>contains</w:t>
      </w:r>
      <w:proofErr w:type="gramEnd"/>
      <w:r w:rsidR="630826D9">
        <w:t xml:space="preserve"> a suite of test</w:t>
      </w:r>
      <w:r w:rsidR="7E408730">
        <w:t>s</w:t>
      </w:r>
      <w:r w:rsidR="630826D9">
        <w:t xml:space="preserve"> to check the functionality of </w:t>
      </w:r>
      <w:r w:rsidR="630826D9" w:rsidRPr="59BBCC43">
        <w:rPr>
          <w:i/>
          <w:iCs/>
        </w:rPr>
        <w:t>package</w:t>
      </w:r>
      <w:r w:rsidR="630826D9">
        <w:t>.</w:t>
      </w:r>
    </w:p>
    <w:p w14:paraId="6FCC5C5C" w14:textId="4AED7A0B" w:rsidR="00272DC6" w:rsidRDefault="00272DC6" w:rsidP="00272DC6">
      <w:pPr>
        <w:pStyle w:val="Heading3"/>
      </w:pPr>
      <w:r>
        <w:t>gui</w:t>
      </w:r>
    </w:p>
    <w:p w14:paraId="3DA3140C" w14:textId="0A42D0E5" w:rsidR="00272DC6" w:rsidRPr="00B110B7" w:rsidRDefault="00272DC6" w:rsidP="00272DC6">
      <w:r>
        <w:t xml:space="preserve">This sub-package is the front end of </w:t>
      </w:r>
      <w:proofErr w:type="spellStart"/>
      <w:ins w:id="141" w:author="McNamara, George" w:date="2025-01-22T12:45:00Z">
        <w:r w:rsidR="003E1CEA">
          <w:t>EpiNLP</w:t>
        </w:r>
        <w:proofErr w:type="spellEnd"/>
        <w:r w:rsidR="003E1CEA">
          <w:t xml:space="preserve"> Builder</w:t>
        </w:r>
      </w:ins>
      <w:del w:id="142" w:author="McNamara, George" w:date="2025-01-20T10:09:00Z">
        <w:r w:rsidDel="00E56F94">
          <w:delText>the ACT Health NLP Program Builder</w:delText>
        </w:r>
      </w:del>
      <w:r>
        <w:t>. This package creates and operates a G</w:t>
      </w:r>
      <w:r w:rsidR="3B52E197">
        <w:t>UI</w:t>
      </w:r>
      <w:r>
        <w:t xml:space="preserve">. </w:t>
      </w:r>
      <w:r w:rsidR="7C0801A9">
        <w:t>As of version 1.0, th</w:t>
      </w:r>
      <w:r w:rsidR="00FD3603">
        <w:t>is</w:t>
      </w:r>
      <w:r w:rsidR="7C0801A9">
        <w:t xml:space="preserve"> GUI is not complete however it will be provided in a subsequent version. Once completed, a</w:t>
      </w:r>
      <w:r>
        <w:t>ll user interaction</w:t>
      </w:r>
      <w:r w:rsidR="00B110B7">
        <w:t>s</w:t>
      </w:r>
      <w:r>
        <w:t xml:space="preserve"> with </w:t>
      </w:r>
      <w:proofErr w:type="spellStart"/>
      <w:ins w:id="143" w:author="McNamara, George" w:date="2025-01-22T12:45:00Z">
        <w:r w:rsidR="003E1CEA">
          <w:t>EpiNLP</w:t>
        </w:r>
        <w:proofErr w:type="spellEnd"/>
        <w:r w:rsidR="003E1CEA">
          <w:t xml:space="preserve"> Builder</w:t>
        </w:r>
      </w:ins>
      <w:ins w:id="144" w:author="McNamara, George" w:date="2025-01-20T10:09:00Z">
        <w:r w:rsidR="00E56F94" w:rsidDel="00E56F94">
          <w:t xml:space="preserve"> </w:t>
        </w:r>
      </w:ins>
      <w:del w:id="145" w:author="McNamara, George" w:date="2025-01-20T10:09:00Z">
        <w:r w:rsidDel="00E56F94">
          <w:delText>the NLP</w:delText>
        </w:r>
        <w:r w:rsidR="4E88F1C0" w:rsidDel="00E56F94">
          <w:delText xml:space="preserve"> Program</w:delText>
        </w:r>
        <w:r w:rsidDel="00E56F94">
          <w:delText xml:space="preserve"> Builder </w:delText>
        </w:r>
      </w:del>
      <w:r w:rsidR="706DBCD9">
        <w:t>can be</w:t>
      </w:r>
      <w:r>
        <w:t xml:space="preserve"> facilitated through the GUI. The user interacts with different input fields</w:t>
      </w:r>
      <w:ins w:id="146" w:author="Draper, Glenn" w:date="2025-01-17T10:10:00Z">
        <w:r w:rsidR="00FC4DEA">
          <w:t>,</w:t>
        </w:r>
      </w:ins>
      <w:r>
        <w:t xml:space="preserve"> across multiple nested tabs to enter the customisation parameters for the building of an NLP program. </w:t>
      </w:r>
      <w:r w:rsidRPr="3EDA46CA">
        <w:rPr>
          <w:i/>
          <w:iCs/>
        </w:rPr>
        <w:t>gui</w:t>
      </w:r>
      <w:r>
        <w:t xml:space="preserve"> accepts these inputs and formats them such that they can be accepted by the package</w:t>
      </w:r>
      <w:r w:rsidR="00000005">
        <w:t>’</w:t>
      </w:r>
      <w:r>
        <w:t>s back end</w:t>
      </w:r>
      <w:r w:rsidR="00B110B7">
        <w:t xml:space="preserve">, implemented in </w:t>
      </w:r>
      <w:r w:rsidR="00B110B7" w:rsidRPr="3EDA46CA">
        <w:rPr>
          <w:i/>
          <w:iCs/>
        </w:rPr>
        <w:t>package</w:t>
      </w:r>
      <w:r>
        <w:t xml:space="preserve">. </w:t>
      </w:r>
      <w:r w:rsidRPr="3EDA46CA">
        <w:rPr>
          <w:i/>
          <w:iCs/>
        </w:rPr>
        <w:t xml:space="preserve">gui </w:t>
      </w:r>
      <w:r>
        <w:t xml:space="preserve">also ensures that users receive appropriate responses as they enter parameters. Once the back end has constructed, </w:t>
      </w:r>
      <w:r w:rsidR="00B110B7">
        <w:t>evaluated,</w:t>
      </w:r>
      <w:r>
        <w:t xml:space="preserve"> and exported the NLP program, </w:t>
      </w:r>
      <w:r w:rsidRPr="3EDA46CA">
        <w:rPr>
          <w:i/>
          <w:iCs/>
        </w:rPr>
        <w:t xml:space="preserve">gui </w:t>
      </w:r>
      <w:r>
        <w:t>accepts the evaluation and formats</w:t>
      </w:r>
      <w:r w:rsidR="00ED55A7">
        <w:t xml:space="preserve"> it</w:t>
      </w:r>
      <w:r>
        <w:t xml:space="preserve"> into a </w:t>
      </w:r>
      <w:r w:rsidR="00B110B7">
        <w:t>user-friendly</w:t>
      </w:r>
      <w:r>
        <w:t xml:space="preserve"> display. </w:t>
      </w:r>
      <w:r w:rsidR="00B110B7" w:rsidRPr="3EDA46CA">
        <w:rPr>
          <w:i/>
          <w:iCs/>
        </w:rPr>
        <w:t xml:space="preserve">gui </w:t>
      </w:r>
      <w:r w:rsidR="00B110B7">
        <w:t>also displays to the user where the program they have built is stored.</w:t>
      </w:r>
    </w:p>
    <w:p w14:paraId="0E003B9F" w14:textId="458708CC" w:rsidR="00272DC6" w:rsidRDefault="00A60D86" w:rsidP="00272DC6">
      <w:pPr>
        <w:pStyle w:val="Heading4"/>
      </w:pPr>
      <w:r>
        <w:lastRenderedPageBreak/>
        <w:t>b</w:t>
      </w:r>
      <w:r w:rsidR="00272DC6">
        <w:t>uild</w:t>
      </w:r>
    </w:p>
    <w:p w14:paraId="47FF8B63" w14:textId="6D8963A4" w:rsidR="00A60D86" w:rsidRPr="00A60D86" w:rsidRDefault="3B46CE1E" w:rsidP="00A60D86">
      <w:r w:rsidRPr="3EDA46CA">
        <w:rPr>
          <w:i/>
          <w:iCs/>
        </w:rPr>
        <w:t xml:space="preserve">build </w:t>
      </w:r>
      <w:r>
        <w:t xml:space="preserve">is a sub-package of </w:t>
      </w:r>
      <w:r w:rsidRPr="3EDA46CA">
        <w:rPr>
          <w:i/>
          <w:iCs/>
        </w:rPr>
        <w:t>gui</w:t>
      </w:r>
      <w:r>
        <w:t xml:space="preserve">. This package creates and operates the ‘Build NLP </w:t>
      </w:r>
      <w:r w:rsidR="73DA2609">
        <w:t>Program</w:t>
      </w:r>
      <w:r>
        <w:t xml:space="preserve">’ tab </w:t>
      </w:r>
      <w:r w:rsidR="4CBDA426">
        <w:t>in</w:t>
      </w:r>
      <w:r>
        <w:t xml:space="preserve"> the GUI.</w:t>
      </w:r>
      <w:r w:rsidR="4CBDA426">
        <w:t xml:space="preserve"> This tab guides the user through the process to specify parameters to construct an NLP program. </w:t>
      </w:r>
      <w:r w:rsidR="40C14A28">
        <w:t xml:space="preserve">The ‘Build NLP </w:t>
      </w:r>
      <w:r w:rsidR="71E6E9D1">
        <w:t>Program</w:t>
      </w:r>
      <w:r w:rsidR="40C14A28">
        <w:t>’ tab</w:t>
      </w:r>
      <w:r w:rsidR="4CBDA426">
        <w:t xml:space="preserve"> contains </w:t>
      </w:r>
      <w:r w:rsidR="40C14A28">
        <w:t xml:space="preserve">nested </w:t>
      </w:r>
      <w:r w:rsidR="4CBDA426">
        <w:t>tabs ‘Import’, ‘Filter’, ‘Extract’, ‘Vectorise’, ‘Machine Learning’, and ‘Create’.</w:t>
      </w:r>
      <w:r w:rsidR="5A0591E3">
        <w:t xml:space="preserve"> Each of these tabs is implemented through a single Python module in </w:t>
      </w:r>
      <w:r w:rsidR="5A0591E3" w:rsidRPr="3EDA46CA">
        <w:rPr>
          <w:i/>
          <w:iCs/>
        </w:rPr>
        <w:t>build</w:t>
      </w:r>
      <w:r w:rsidR="5A0591E3">
        <w:t xml:space="preserve">, except for ‘Vectorise’ which is implemented through the </w:t>
      </w:r>
      <w:r w:rsidR="5A0591E3" w:rsidRPr="3EDA46CA">
        <w:rPr>
          <w:i/>
          <w:iCs/>
        </w:rPr>
        <w:t>vectorise</w:t>
      </w:r>
      <w:r w:rsidR="5A0591E3">
        <w:t xml:space="preserve"> sub-package.</w:t>
      </w:r>
      <w:r w:rsidR="4CBDA426">
        <w:t xml:space="preserve"> </w:t>
      </w:r>
      <w:r w:rsidR="2C1DE41F">
        <w:t>The input fields in the ‘Filter’ and ‘Extract’ tabs</w:t>
      </w:r>
      <w:r w:rsidR="15D1316B">
        <w:t xml:space="preserve"> can</w:t>
      </w:r>
      <w:r w:rsidR="2C1DE41F">
        <w:t xml:space="preserve"> change depending on the inputs provided in the ‘Import’ tab. Additionally, the operations in the ‘Create’ tab require all other inputs to be complete. Hence th</w:t>
      </w:r>
      <w:r w:rsidR="33DAA6F0">
        <w:t xml:space="preserve">e ‘Build NLP </w:t>
      </w:r>
      <w:r w:rsidR="56FD8D60">
        <w:t>Program</w:t>
      </w:r>
      <w:r w:rsidR="33DAA6F0">
        <w:t>’</w:t>
      </w:r>
      <w:r w:rsidR="2C1DE41F">
        <w:t xml:space="preserve"> tab is best operated by completing the inputs in each</w:t>
      </w:r>
      <w:r w:rsidR="5A0591E3">
        <w:t xml:space="preserve"> nested</w:t>
      </w:r>
      <w:r w:rsidR="2C1DE41F">
        <w:t xml:space="preserve"> tab sequentially from left to right. </w:t>
      </w:r>
      <w:r w:rsidR="4CBDA426">
        <w:t xml:space="preserve">The ‘Build NLP </w:t>
      </w:r>
      <w:r w:rsidR="4253B8F7">
        <w:t>Program</w:t>
      </w:r>
      <w:r w:rsidR="4CBDA426">
        <w:t xml:space="preserve">’ </w:t>
      </w:r>
      <w:r w:rsidR="252D29F5">
        <w:t xml:space="preserve">tab </w:t>
      </w:r>
      <w:r w:rsidR="4CBDA426">
        <w:t xml:space="preserve">also contains a </w:t>
      </w:r>
      <w:r w:rsidR="2344E33A">
        <w:t>s</w:t>
      </w:r>
      <w:r w:rsidR="4CBDA426">
        <w:t xml:space="preserve">croll </w:t>
      </w:r>
      <w:r w:rsidR="3BC12F19">
        <w:t>a</w:t>
      </w:r>
      <w:r w:rsidR="4CBDA426">
        <w:t xml:space="preserve">rea which remains visible </w:t>
      </w:r>
      <w:r w:rsidR="15CEEB79">
        <w:t xml:space="preserve">whilst </w:t>
      </w:r>
      <w:r w:rsidR="4CBDA426">
        <w:t>chang</w:t>
      </w:r>
      <w:r w:rsidR="10B93416">
        <w:t>ing</w:t>
      </w:r>
      <w:r w:rsidR="4CBDA426">
        <w:t xml:space="preserve"> </w:t>
      </w:r>
      <w:r w:rsidR="5A0591E3">
        <w:t xml:space="preserve">nested </w:t>
      </w:r>
      <w:r w:rsidR="4CBDA426">
        <w:t xml:space="preserve">tabs. This </w:t>
      </w:r>
      <w:r w:rsidR="3253606B">
        <w:t>s</w:t>
      </w:r>
      <w:r w:rsidR="4CBDA426">
        <w:t xml:space="preserve">croll </w:t>
      </w:r>
      <w:r w:rsidR="62559861">
        <w:t>a</w:t>
      </w:r>
      <w:r w:rsidR="4CBDA426">
        <w:t>rea displays and updates parameters as the</w:t>
      </w:r>
      <w:r w:rsidR="4E8D07A2">
        <w:t xml:space="preserve"> user inputs them</w:t>
      </w:r>
      <w:r w:rsidR="4CBDA426">
        <w:t>.</w:t>
      </w:r>
    </w:p>
    <w:p w14:paraId="6B8887BD" w14:textId="70FFE117" w:rsidR="00272DC6" w:rsidRDefault="00BE5D0E" w:rsidP="00272DC6">
      <w:pPr>
        <w:pStyle w:val="Heading5"/>
      </w:pPr>
      <w:r>
        <w:t>v</w:t>
      </w:r>
      <w:r w:rsidR="00272DC6">
        <w:t>ectorise</w:t>
      </w:r>
    </w:p>
    <w:p w14:paraId="151C2889" w14:textId="10049B7B" w:rsidR="00A60D86" w:rsidRPr="00A60D86" w:rsidRDefault="6BFB3B71" w:rsidP="00A60D86">
      <w:r w:rsidRPr="3EDA46CA">
        <w:rPr>
          <w:i/>
          <w:iCs/>
        </w:rPr>
        <w:t xml:space="preserve">vectorise </w:t>
      </w:r>
      <w:r>
        <w:t xml:space="preserve">is a sub-package of </w:t>
      </w:r>
      <w:r w:rsidRPr="3EDA46CA">
        <w:rPr>
          <w:i/>
          <w:iCs/>
        </w:rPr>
        <w:t>build</w:t>
      </w:r>
      <w:r>
        <w:t xml:space="preserve">. This package creates and operates the ‘Vectorise’ tab </w:t>
      </w:r>
      <w:r w:rsidR="40424BC1">
        <w:t xml:space="preserve">nested </w:t>
      </w:r>
      <w:r>
        <w:t xml:space="preserve">under the ‘Build NLP </w:t>
      </w:r>
      <w:r w:rsidR="1D153D09">
        <w:t>Program</w:t>
      </w:r>
      <w:r>
        <w:t>’ tab in the GUI.</w:t>
      </w:r>
      <w:r w:rsidR="7E3AB455">
        <w:t xml:space="preserve"> This tab guides the user through the process to specify parameters to construct a Vectorise object for an NLP program. It contains </w:t>
      </w:r>
      <w:r w:rsidR="5C18441F">
        <w:t xml:space="preserve">nested </w:t>
      </w:r>
      <w:r w:rsidR="7E3AB455">
        <w:t xml:space="preserve">tabs ‘Pre-LA’, ‘Token Level’, ‘Text Level’, and ‘Corpus Level’. Each of these </w:t>
      </w:r>
      <w:r w:rsidR="40424BC1">
        <w:t xml:space="preserve">nested </w:t>
      </w:r>
      <w:r w:rsidR="7E3AB455">
        <w:t xml:space="preserve">tabs allows the user to select which linguistic analysis techniques </w:t>
      </w:r>
      <w:r w:rsidR="62ED33AB">
        <w:t>to use when vectorising text</w:t>
      </w:r>
      <w:r w:rsidR="12CC4055">
        <w:t xml:space="preserve"> and are </w:t>
      </w:r>
      <w:r w:rsidR="5E00A9EE">
        <w:t xml:space="preserve">each </w:t>
      </w:r>
      <w:r w:rsidR="12CC4055">
        <w:t>implemented through a single Python module</w:t>
      </w:r>
      <w:r w:rsidR="62ED33AB">
        <w:t xml:space="preserve">. Each of these tabs also contain </w:t>
      </w:r>
      <w:r w:rsidR="3817ABB8">
        <w:t xml:space="preserve">a </w:t>
      </w:r>
      <w:r w:rsidR="62ED33AB">
        <w:t xml:space="preserve">visual explaining the textual level at which the techniques operate. </w:t>
      </w:r>
      <w:r w:rsidR="12CC4055">
        <w:t>These tabs are independent of each other and can be used in any order.</w:t>
      </w:r>
    </w:p>
    <w:p w14:paraId="7A3D1E3A" w14:textId="3B6FFC80" w:rsidR="00F82BDE" w:rsidRDefault="00272DC6" w:rsidP="00F82BDE">
      <w:pPr>
        <w:pStyle w:val="Heading3"/>
      </w:pPr>
      <w:r>
        <w:t>p</w:t>
      </w:r>
      <w:r w:rsidR="00F82BDE">
        <w:t>ackage</w:t>
      </w:r>
    </w:p>
    <w:p w14:paraId="16C5554A" w14:textId="0645C7E7" w:rsidR="00272DC6" w:rsidRPr="00553109" w:rsidRDefault="00272DC6" w:rsidP="00272DC6">
      <w:r>
        <w:t xml:space="preserve">This sub-package is the back end of </w:t>
      </w:r>
      <w:proofErr w:type="spellStart"/>
      <w:ins w:id="147" w:author="McNamara, George" w:date="2025-01-22T12:45:00Z">
        <w:r w:rsidR="003E1CEA">
          <w:t>EpiNLP</w:t>
        </w:r>
        <w:proofErr w:type="spellEnd"/>
        <w:r w:rsidR="003E1CEA">
          <w:t xml:space="preserve"> Builder</w:t>
        </w:r>
      </w:ins>
      <w:del w:id="148" w:author="McNamara, George" w:date="2025-01-20T10:11:00Z">
        <w:r w:rsidDel="009F470C">
          <w:delText>the ACT Health NLP Program Builder</w:delText>
        </w:r>
      </w:del>
      <w:r>
        <w:t>. Its purpose is to construct</w:t>
      </w:r>
      <w:r w:rsidR="0088693D">
        <w:t xml:space="preserve"> and operate</w:t>
      </w:r>
      <w:r>
        <w:t xml:space="preserve"> a</w:t>
      </w:r>
      <w:r w:rsidR="00960C7A">
        <w:t xml:space="preserve">n </w:t>
      </w:r>
      <w:r>
        <w:t xml:space="preserve">NLP object which is defined in </w:t>
      </w:r>
      <w:r w:rsidRPr="3EDA46CA">
        <w:rPr>
          <w:i/>
          <w:iCs/>
        </w:rPr>
        <w:t>package/base.py</w:t>
      </w:r>
      <w:r>
        <w:t xml:space="preserve">. This object is constructed </w:t>
      </w:r>
      <w:r w:rsidR="00B110B7">
        <w:t xml:space="preserve">using the formatted input parameters provided by </w:t>
      </w:r>
      <w:r w:rsidR="00B110B7" w:rsidRPr="3EDA46CA">
        <w:rPr>
          <w:i/>
          <w:iCs/>
        </w:rPr>
        <w:t>gui</w:t>
      </w:r>
      <w:r w:rsidR="1DB7FA0A" w:rsidRPr="3EDA46CA">
        <w:rPr>
          <w:i/>
          <w:iCs/>
        </w:rPr>
        <w:t xml:space="preserve"> </w:t>
      </w:r>
      <w:r w:rsidR="1DB7FA0A" w:rsidRPr="3EDA46CA">
        <w:t>or input directly in a Python module</w:t>
      </w:r>
      <w:r w:rsidR="00B110B7">
        <w:t>. A</w:t>
      </w:r>
      <w:r w:rsidR="00960C7A">
        <w:t>n</w:t>
      </w:r>
      <w:r w:rsidR="00B110B7">
        <w:t xml:space="preserve"> NLP object contains all the information and functionality required to construct, evaluate, export, and operate an NLP program. This object has </w:t>
      </w:r>
      <w:r w:rsidR="00960C7A">
        <w:t>four</w:t>
      </w:r>
      <w:r w:rsidR="00B110B7">
        <w:t xml:space="preserve"> key attributes: </w:t>
      </w:r>
      <w:r w:rsidR="00B110B7" w:rsidRPr="3EDA46CA">
        <w:rPr>
          <w:i/>
          <w:iCs/>
        </w:rPr>
        <w:t>importer</w:t>
      </w:r>
      <w:r w:rsidR="00B110B7">
        <w:t xml:space="preserve">, </w:t>
      </w:r>
      <w:r w:rsidR="00B110B7" w:rsidRPr="3EDA46CA">
        <w:rPr>
          <w:i/>
          <w:iCs/>
        </w:rPr>
        <w:t>vectorise</w:t>
      </w:r>
      <w:r w:rsidR="00B110B7">
        <w:t xml:space="preserve">, </w:t>
      </w:r>
      <w:r w:rsidR="00B110B7" w:rsidRPr="3EDA46CA">
        <w:rPr>
          <w:i/>
          <w:iCs/>
        </w:rPr>
        <w:t>mlearn</w:t>
      </w:r>
      <w:r w:rsidR="00B110B7">
        <w:t xml:space="preserve"> and </w:t>
      </w:r>
      <w:r w:rsidR="00B110B7" w:rsidRPr="3EDA46CA">
        <w:rPr>
          <w:i/>
          <w:iCs/>
        </w:rPr>
        <w:t>eval</w:t>
      </w:r>
      <w:r w:rsidR="00B110B7">
        <w:t xml:space="preserve">. </w:t>
      </w:r>
      <w:r w:rsidR="00000005">
        <w:t>A</w:t>
      </w:r>
      <w:r w:rsidR="00960C7A">
        <w:t xml:space="preserve">n </w:t>
      </w:r>
      <w:r w:rsidR="00000005">
        <w:t>NLP object</w:t>
      </w:r>
      <w:r w:rsidR="00B110B7">
        <w:t xml:space="preserve"> distributes its input parameters among the constructors of these </w:t>
      </w:r>
      <w:r w:rsidR="00960C7A">
        <w:t>four</w:t>
      </w:r>
      <w:r w:rsidR="00B110B7">
        <w:t xml:space="preserve"> attributes which are defined </w:t>
      </w:r>
      <w:r w:rsidR="00000005">
        <w:t>and</w:t>
      </w:r>
      <w:r w:rsidR="00B110B7">
        <w:t xml:space="preserve"> operated in their respective sub-packages</w:t>
      </w:r>
      <w:r w:rsidR="00B0563A">
        <w:t>:</w:t>
      </w:r>
      <w:r w:rsidR="00B110B7">
        <w:t xml:space="preserve"> </w:t>
      </w:r>
      <w:r w:rsidR="00B110B7" w:rsidRPr="3EDA46CA">
        <w:rPr>
          <w:i/>
          <w:iCs/>
        </w:rPr>
        <w:t xml:space="preserve">Importer, vectorise, mlearn </w:t>
      </w:r>
      <w:r w:rsidR="00B110B7">
        <w:t xml:space="preserve">and </w:t>
      </w:r>
      <w:r w:rsidR="00B110B7" w:rsidRPr="3EDA46CA">
        <w:rPr>
          <w:i/>
          <w:iCs/>
        </w:rPr>
        <w:t>evaluate</w:t>
      </w:r>
      <w:r w:rsidR="00B110B7">
        <w:t>.</w:t>
      </w:r>
      <w:r w:rsidR="00553109">
        <w:t xml:space="preserve"> </w:t>
      </w:r>
      <w:r w:rsidR="00553109" w:rsidRPr="3EDA46CA">
        <w:rPr>
          <w:i/>
          <w:iCs/>
        </w:rPr>
        <w:t>package</w:t>
      </w:r>
      <w:r w:rsidR="00553109">
        <w:t xml:space="preserve"> also supports many developer needs. It defines custom exceptions</w:t>
      </w:r>
      <w:r w:rsidR="00B0563A">
        <w:t>,</w:t>
      </w:r>
      <w:r w:rsidR="00553109">
        <w:t xml:space="preserve"> used throughout </w:t>
      </w:r>
      <w:r w:rsidR="00553109" w:rsidRPr="3EDA46CA">
        <w:rPr>
          <w:i/>
          <w:iCs/>
        </w:rPr>
        <w:t>package</w:t>
      </w:r>
      <w:r w:rsidR="00B0563A" w:rsidRPr="3EDA46CA">
        <w:rPr>
          <w:i/>
          <w:iCs/>
        </w:rPr>
        <w:t>,</w:t>
      </w:r>
      <w:r w:rsidR="00553109">
        <w:t xml:space="preserve"> to make identifying errors easier. It also facilitates the fast and repetitive creation of NLP objects without having to use the GUI.</w:t>
      </w:r>
    </w:p>
    <w:p w14:paraId="61429180" w14:textId="3873EC53" w:rsidR="00F82BDE" w:rsidRDefault="0088693D" w:rsidP="00F82BDE">
      <w:pPr>
        <w:pStyle w:val="Heading4"/>
      </w:pPr>
      <w:r>
        <w:t>I</w:t>
      </w:r>
      <w:r w:rsidR="00F82BDE">
        <w:t>mporter</w:t>
      </w:r>
    </w:p>
    <w:p w14:paraId="26639372" w14:textId="5CD20998" w:rsidR="0088693D" w:rsidRPr="0021078B" w:rsidRDefault="0088693D" w:rsidP="0088693D">
      <w:r>
        <w:t>The purpose of this package is to construct and operate a</w:t>
      </w:r>
      <w:r w:rsidR="00960C7A">
        <w:t xml:space="preserve">n </w:t>
      </w:r>
      <w:r>
        <w:t xml:space="preserve">Importer </w:t>
      </w:r>
      <w:r w:rsidR="00C67A84">
        <w:t>object.</w:t>
      </w:r>
      <w:r>
        <w:t xml:space="preserve"> </w:t>
      </w:r>
      <w:r w:rsidR="0021078B">
        <w:t xml:space="preserve">An Importer object converts annotated text data into a list of training data and a list of testing data. It filters, extracts, and separates the data according to the user’s customisations. This object has </w:t>
      </w:r>
      <w:r w:rsidR="00960C7A">
        <w:t>four</w:t>
      </w:r>
      <w:r w:rsidR="0021078B">
        <w:t xml:space="preserve"> key attributes: </w:t>
      </w:r>
      <w:r w:rsidR="0021078B" w:rsidRPr="3EDA46CA">
        <w:rPr>
          <w:i/>
          <w:iCs/>
        </w:rPr>
        <w:t>dataSet</w:t>
      </w:r>
      <w:r w:rsidR="0021078B">
        <w:t xml:space="preserve">, </w:t>
      </w:r>
      <w:r w:rsidR="0021078B" w:rsidRPr="3EDA46CA">
        <w:rPr>
          <w:i/>
          <w:iCs/>
        </w:rPr>
        <w:t>demographic</w:t>
      </w:r>
      <w:r w:rsidR="0021078B">
        <w:t>,</w:t>
      </w:r>
      <w:r w:rsidR="0021078B" w:rsidRPr="3EDA46CA">
        <w:rPr>
          <w:i/>
          <w:iCs/>
        </w:rPr>
        <w:t xml:space="preserve"> trainExtractor</w:t>
      </w:r>
      <w:r w:rsidR="0009008B" w:rsidRPr="3EDA46CA">
        <w:rPr>
          <w:i/>
          <w:iCs/>
        </w:rPr>
        <w:t>,</w:t>
      </w:r>
      <w:r w:rsidR="0021078B">
        <w:t xml:space="preserve"> and </w:t>
      </w:r>
      <w:r w:rsidR="0021078B" w:rsidRPr="3EDA46CA">
        <w:rPr>
          <w:i/>
          <w:iCs/>
        </w:rPr>
        <w:t>testExtractor</w:t>
      </w:r>
      <w:r w:rsidR="0021078B">
        <w:t xml:space="preserve">. </w:t>
      </w:r>
      <w:r w:rsidR="0021078B" w:rsidRPr="3EDA46CA">
        <w:rPr>
          <w:i/>
          <w:iCs/>
        </w:rPr>
        <w:t>dataSet</w:t>
      </w:r>
      <w:r w:rsidR="0021078B">
        <w:t xml:space="preserve"> and </w:t>
      </w:r>
      <w:r w:rsidR="0021078B" w:rsidRPr="3EDA46CA">
        <w:rPr>
          <w:i/>
          <w:iCs/>
        </w:rPr>
        <w:t>demographic</w:t>
      </w:r>
      <w:r w:rsidR="0021078B">
        <w:t xml:space="preserve"> are DataSet and Demographic objects respectively. These two objects are defined in </w:t>
      </w:r>
      <w:r w:rsidR="0021078B" w:rsidRPr="3EDA46CA">
        <w:rPr>
          <w:i/>
          <w:iCs/>
        </w:rPr>
        <w:t>package/importer/base.py.</w:t>
      </w:r>
      <w:r w:rsidR="0021078B">
        <w:t xml:space="preserve"> </w:t>
      </w:r>
      <w:r w:rsidR="0021078B" w:rsidRPr="3EDA46CA">
        <w:rPr>
          <w:i/>
          <w:iCs/>
        </w:rPr>
        <w:t>trainExtractor</w:t>
      </w:r>
      <w:r w:rsidR="0021078B">
        <w:t xml:space="preserve"> and </w:t>
      </w:r>
      <w:r w:rsidR="0021078B" w:rsidRPr="3EDA46CA">
        <w:rPr>
          <w:i/>
          <w:iCs/>
        </w:rPr>
        <w:t>testExtractor</w:t>
      </w:r>
      <w:r w:rsidR="0021078B">
        <w:t xml:space="preserve"> are both Extractor objects defined in the </w:t>
      </w:r>
      <w:r w:rsidR="0021078B" w:rsidRPr="3EDA46CA">
        <w:rPr>
          <w:i/>
          <w:iCs/>
        </w:rPr>
        <w:t xml:space="preserve">extractors </w:t>
      </w:r>
      <w:r w:rsidR="0021078B">
        <w:t xml:space="preserve">sub-package of </w:t>
      </w:r>
      <w:r w:rsidR="0021078B" w:rsidRPr="3EDA46CA">
        <w:rPr>
          <w:i/>
          <w:iCs/>
        </w:rPr>
        <w:t>Importer</w:t>
      </w:r>
      <w:r w:rsidR="0021078B">
        <w:t>.</w:t>
      </w:r>
      <w:r w:rsidR="00D918B3">
        <w:t xml:space="preserve"> A</w:t>
      </w:r>
      <w:r w:rsidR="00960C7A">
        <w:t xml:space="preserve">n </w:t>
      </w:r>
      <w:r w:rsidR="00D918B3">
        <w:t xml:space="preserve">Importer object distributes its input parameters among the constructors of these </w:t>
      </w:r>
      <w:r w:rsidR="00960C7A">
        <w:t>four</w:t>
      </w:r>
      <w:r w:rsidR="00D918B3">
        <w:t xml:space="preserve"> key attributes.</w:t>
      </w:r>
    </w:p>
    <w:p w14:paraId="00EDB84C" w14:textId="6E1B4A09" w:rsidR="00F82BDE" w:rsidRDefault="00D918B3" w:rsidP="00F82BDE">
      <w:pPr>
        <w:pStyle w:val="Heading5"/>
      </w:pPr>
      <w:r>
        <w:lastRenderedPageBreak/>
        <w:t>e</w:t>
      </w:r>
      <w:r w:rsidR="00F82BDE">
        <w:t>xtractors</w:t>
      </w:r>
    </w:p>
    <w:p w14:paraId="406B2917" w14:textId="38EC5DE9" w:rsidR="00D918B3" w:rsidRPr="00D918B3" w:rsidRDefault="00D918B3" w:rsidP="00D918B3">
      <w:r>
        <w:t xml:space="preserve">The purpose of this package is to construct and operate Extractor objects. The </w:t>
      </w:r>
      <w:r w:rsidR="00960C7A">
        <w:t>E</w:t>
      </w:r>
      <w:r>
        <w:t xml:space="preserve">xtractor class is an abstract class defined in </w:t>
      </w:r>
      <w:r>
        <w:rPr>
          <w:i/>
          <w:iCs/>
        </w:rPr>
        <w:t>package/importer/extractors/extractors.py</w:t>
      </w:r>
      <w:r>
        <w:t xml:space="preserve">. </w:t>
      </w:r>
      <w:r w:rsidR="00553109">
        <w:t xml:space="preserve">An </w:t>
      </w:r>
      <w:r>
        <w:t>Extractor object take</w:t>
      </w:r>
      <w:r w:rsidR="00FF77BD">
        <w:t>s</w:t>
      </w:r>
      <w:r>
        <w:t xml:space="preserve"> a sub-list </w:t>
      </w:r>
      <w:r w:rsidR="00FF77BD">
        <w:t>from a</w:t>
      </w:r>
      <w:r>
        <w:t xml:space="preserve"> list of annotated pieces of text according to a specified</w:t>
      </w:r>
      <w:r w:rsidR="00FF77BD">
        <w:t xml:space="preserve"> size</w:t>
      </w:r>
      <w:r>
        <w:t xml:space="preserve">. In this same file, there are three instances of this abstract class defined </w:t>
      </w:r>
      <w:r w:rsidR="00627292">
        <w:t>call</w:t>
      </w:r>
      <w:r>
        <w:t>ed NewestBlock, RandomBlock, and Uniform. These three classes extract sub-lists according to different distributions.</w:t>
      </w:r>
    </w:p>
    <w:p w14:paraId="51D4D688" w14:textId="19C13ECB" w:rsidR="00F82BDE" w:rsidRDefault="00FF77BD" w:rsidP="00F82BDE">
      <w:pPr>
        <w:pStyle w:val="Heading4"/>
      </w:pPr>
      <w:r>
        <w:t>v</w:t>
      </w:r>
      <w:r w:rsidR="00F82BDE">
        <w:t>ectorise</w:t>
      </w:r>
    </w:p>
    <w:p w14:paraId="3C23E9A5" w14:textId="0AF6E326" w:rsidR="00D918B3" w:rsidRDefault="5BD51A09" w:rsidP="01364254">
      <w:pPr>
        <w:rPr>
          <w:i/>
          <w:iCs/>
        </w:rPr>
      </w:pPr>
      <w:r>
        <w:t xml:space="preserve">The purpose of this package is to construct and operate a Vectorise object. A Vectorise object converts a </w:t>
      </w:r>
      <w:r w:rsidR="08425FAC">
        <w:t xml:space="preserve">list of </w:t>
      </w:r>
      <w:r>
        <w:t>string</w:t>
      </w:r>
      <w:r w:rsidR="44A366E0">
        <w:t>s</w:t>
      </w:r>
      <w:r>
        <w:t xml:space="preserve"> into a </w:t>
      </w:r>
      <w:r w:rsidR="407146B3">
        <w:t xml:space="preserve">list of </w:t>
      </w:r>
      <w:r>
        <w:t>numerical vector</w:t>
      </w:r>
      <w:r w:rsidR="0D9AEFF0">
        <w:t>s</w:t>
      </w:r>
      <w:r>
        <w:t xml:space="preserve">. It does this by applying linguistic analysis techniques at different textual levels. These textual levels are </w:t>
      </w:r>
      <w:r w:rsidR="164FF87C">
        <w:t xml:space="preserve">token level, text level and corpus level. This object has </w:t>
      </w:r>
      <w:r w:rsidR="31D2DB3C">
        <w:t>three</w:t>
      </w:r>
      <w:r w:rsidR="164FF87C">
        <w:t xml:space="preserve"> key attributes:</w:t>
      </w:r>
      <w:r w:rsidR="164FF87C" w:rsidRPr="01364254">
        <w:rPr>
          <w:i/>
          <w:iCs/>
        </w:rPr>
        <w:t xml:space="preserve"> tokenLevelLA</w:t>
      </w:r>
      <w:r w:rsidR="164FF87C">
        <w:t xml:space="preserve">, </w:t>
      </w:r>
      <w:r w:rsidR="164FF87C" w:rsidRPr="01364254">
        <w:rPr>
          <w:i/>
          <w:iCs/>
        </w:rPr>
        <w:t>textLevelLA</w:t>
      </w:r>
      <w:r w:rsidR="164FF87C">
        <w:t xml:space="preserve">, and </w:t>
      </w:r>
      <w:r w:rsidR="164FF87C" w:rsidRPr="01364254">
        <w:rPr>
          <w:i/>
          <w:iCs/>
        </w:rPr>
        <w:t>corpusLevelLA</w:t>
      </w:r>
      <w:r w:rsidR="164FF87C">
        <w:t xml:space="preserve">. These attributes are all lists of strings. These attributes come directly from the constructor of the NLP object containing the Vectorise object. Each list specifies which linguistic analysis techniques to use at each textual level. The possible options for linguistic analysis techniques are defined in </w:t>
      </w:r>
      <w:r w:rsidR="164FF87C" w:rsidRPr="01364254">
        <w:rPr>
          <w:i/>
          <w:iCs/>
        </w:rPr>
        <w:t>package/vectorise/constants.py</w:t>
      </w:r>
      <w:r w:rsidR="164FF87C">
        <w:t>.</w:t>
      </w:r>
    </w:p>
    <w:p w14:paraId="6D3702FC" w14:textId="4E3A554C" w:rsidR="00F82BDE" w:rsidRDefault="00AC0BAC" w:rsidP="00F82BDE">
      <w:pPr>
        <w:pStyle w:val="Heading4"/>
      </w:pPr>
      <w:r>
        <w:t>m</w:t>
      </w:r>
      <w:r w:rsidR="00F82BDE">
        <w:t>learn</w:t>
      </w:r>
    </w:p>
    <w:p w14:paraId="1966612E" w14:textId="671A3008" w:rsidR="00AC0BAC" w:rsidRPr="00AC0BAC" w:rsidRDefault="164FF87C" w:rsidP="00AC0BAC">
      <w:r>
        <w:t>The purpose of this package is to construct</w:t>
      </w:r>
      <w:r w:rsidR="18120190">
        <w:t xml:space="preserve"> and operate</w:t>
      </w:r>
      <w:r>
        <w:t xml:space="preserve"> a</w:t>
      </w:r>
      <w:r w:rsidR="5F73ECE7">
        <w:t>n M</w:t>
      </w:r>
      <w:r w:rsidR="00743FA1">
        <w:t>L</w:t>
      </w:r>
      <w:r w:rsidR="5F73ECE7">
        <w:t>earn object. An M</w:t>
      </w:r>
      <w:r w:rsidR="00743FA1">
        <w:t>L</w:t>
      </w:r>
      <w:r w:rsidR="5F73ECE7">
        <w:t xml:space="preserve">earn object trains a machine learning algorithm based on a vectorised set of annotated training data. It then uses this algorithm to predict the classifications of pieces of text in a vectorised set of annotated testing data. This object has one key attribute: </w:t>
      </w:r>
      <w:r w:rsidR="5F73ECE7" w:rsidRPr="3EDA46CA">
        <w:rPr>
          <w:i/>
          <w:iCs/>
        </w:rPr>
        <w:t>trainedModel</w:t>
      </w:r>
      <w:r w:rsidR="5F73ECE7">
        <w:t xml:space="preserve">. </w:t>
      </w:r>
      <w:r w:rsidR="5F73ECE7" w:rsidRPr="3EDA46CA">
        <w:rPr>
          <w:i/>
          <w:iCs/>
        </w:rPr>
        <w:t>trainedModel</w:t>
      </w:r>
      <w:r w:rsidR="5F73ECE7">
        <w:t xml:space="preserve"> is either a </w:t>
      </w:r>
      <w:r w:rsidR="008058FA">
        <w:t>Sci-Kit L</w:t>
      </w:r>
      <w:r w:rsidR="5F73ECE7">
        <w:t xml:space="preserve">earn DecisionTreeClassifier object or </w:t>
      </w:r>
      <w:r w:rsidR="008058FA">
        <w:t>a Sci-Kit Learn</w:t>
      </w:r>
      <w:r w:rsidR="5F73ECE7">
        <w:t xml:space="preserve"> </w:t>
      </w:r>
      <w:r w:rsidR="40CB681E">
        <w:t>SVC (</w:t>
      </w:r>
      <w:r w:rsidR="5F73ECE7">
        <w:t>S</w:t>
      </w:r>
      <w:r w:rsidR="16DC8274">
        <w:t xml:space="preserve">upport </w:t>
      </w:r>
      <w:r w:rsidR="5F73ECE7">
        <w:t>V</w:t>
      </w:r>
      <w:r w:rsidR="7E015CBA">
        <w:t xml:space="preserve">ector </w:t>
      </w:r>
      <w:r w:rsidR="5F73ECE7">
        <w:t>C</w:t>
      </w:r>
      <w:r w:rsidR="794B2CEC">
        <w:t>lassifier</w:t>
      </w:r>
      <w:r w:rsidR="60557F4D">
        <w:t>)</w:t>
      </w:r>
      <w:r w:rsidR="5F73ECE7">
        <w:t xml:space="preserve"> object. </w:t>
      </w:r>
      <w:r w:rsidR="67B3CA30" w:rsidRPr="3EDA46CA">
        <w:rPr>
          <w:i/>
          <w:iCs/>
        </w:rPr>
        <w:t>train</w:t>
      </w:r>
      <w:r w:rsidR="00B9229A">
        <w:rPr>
          <w:i/>
          <w:iCs/>
        </w:rPr>
        <w:t>ed</w:t>
      </w:r>
      <w:r w:rsidR="67B3CA30" w:rsidRPr="3EDA46CA">
        <w:rPr>
          <w:i/>
          <w:iCs/>
        </w:rPr>
        <w:t>Model</w:t>
      </w:r>
      <w:r w:rsidR="67B3CA30">
        <w:t xml:space="preserve"> is the trained machine learning algorithm produced by the MLearn object. This</w:t>
      </w:r>
      <w:r w:rsidR="5F73ECE7">
        <w:t xml:space="preserve"> object has only one method, </w:t>
      </w:r>
      <w:proofErr w:type="gramStart"/>
      <w:r w:rsidR="5F73ECE7" w:rsidRPr="3EDA46CA">
        <w:rPr>
          <w:b/>
          <w:bCs/>
        </w:rPr>
        <w:t>trainAndPredict</w:t>
      </w:r>
      <w:r w:rsidR="67B3CA30" w:rsidRPr="3EDA46CA">
        <w:rPr>
          <w:b/>
          <w:bCs/>
        </w:rPr>
        <w:t>(</w:t>
      </w:r>
      <w:proofErr w:type="gramEnd"/>
      <w:r w:rsidR="67B3CA30" w:rsidRPr="3EDA46CA">
        <w:rPr>
          <w:b/>
          <w:bCs/>
        </w:rPr>
        <w:t>)</w:t>
      </w:r>
      <w:r w:rsidR="67B3CA30">
        <w:t xml:space="preserve">, which </w:t>
      </w:r>
      <w:r w:rsidR="38D179FD">
        <w:t>trains</w:t>
      </w:r>
      <w:r w:rsidR="67B3CA30">
        <w:t xml:space="preserve"> the </w:t>
      </w:r>
      <w:r w:rsidR="67B3CA30" w:rsidRPr="3EDA46CA">
        <w:rPr>
          <w:i/>
          <w:iCs/>
        </w:rPr>
        <w:t>train</w:t>
      </w:r>
      <w:r w:rsidR="00FD47B8">
        <w:rPr>
          <w:i/>
          <w:iCs/>
        </w:rPr>
        <w:t>ed</w:t>
      </w:r>
      <w:r w:rsidR="67B3CA30" w:rsidRPr="3EDA46CA">
        <w:rPr>
          <w:i/>
          <w:iCs/>
        </w:rPr>
        <w:t>Model</w:t>
      </w:r>
      <w:r w:rsidR="67B3CA30">
        <w:t xml:space="preserve"> attribute and outputs a list of predicted classifications.</w:t>
      </w:r>
    </w:p>
    <w:p w14:paraId="6A870B50" w14:textId="21B945E2" w:rsidR="00F82BDE" w:rsidRDefault="00553109" w:rsidP="00F82BDE">
      <w:pPr>
        <w:pStyle w:val="Heading4"/>
      </w:pPr>
      <w:r>
        <w:t>e</w:t>
      </w:r>
      <w:r w:rsidR="00F82BDE">
        <w:t>valuate</w:t>
      </w:r>
    </w:p>
    <w:p w14:paraId="391CDCA0" w14:textId="776966D0" w:rsidR="00553109" w:rsidRPr="00553109" w:rsidRDefault="51FEC331" w:rsidP="00553109">
      <w:r>
        <w:t>The purpose of this package is to construct</w:t>
      </w:r>
      <w:r w:rsidR="0B76435C">
        <w:t xml:space="preserve"> and operate</w:t>
      </w:r>
      <w:r>
        <w:t xml:space="preserve"> an Evaluate object. An Evaluate object calculates and formats the evaluation </w:t>
      </w:r>
      <w:r w:rsidR="0B76435C">
        <w:t>of</w:t>
      </w:r>
      <w:r>
        <w:t xml:space="preserve"> an output NLP model.</w:t>
      </w:r>
      <w:r w:rsidR="0B76435C">
        <w:t xml:space="preserve"> This object has two key attributes: </w:t>
      </w:r>
      <w:r w:rsidR="0B76435C" w:rsidRPr="01364254">
        <w:rPr>
          <w:i/>
          <w:iCs/>
        </w:rPr>
        <w:t>actualFlags</w:t>
      </w:r>
      <w:r w:rsidR="0B76435C">
        <w:t xml:space="preserve"> and </w:t>
      </w:r>
      <w:r w:rsidR="0B76435C" w:rsidRPr="01364254">
        <w:rPr>
          <w:i/>
          <w:iCs/>
        </w:rPr>
        <w:t>predictedFlags</w:t>
      </w:r>
      <w:r w:rsidR="0B76435C">
        <w:t xml:space="preserve">. </w:t>
      </w:r>
      <w:r w:rsidR="0B76435C" w:rsidRPr="01364254">
        <w:rPr>
          <w:i/>
          <w:iCs/>
        </w:rPr>
        <w:t>actualFlags</w:t>
      </w:r>
      <w:r w:rsidR="0B76435C">
        <w:t xml:space="preserve"> and </w:t>
      </w:r>
      <w:r w:rsidR="0B76435C" w:rsidRPr="01364254">
        <w:rPr>
          <w:i/>
          <w:iCs/>
        </w:rPr>
        <w:t>predictedFlags</w:t>
      </w:r>
      <w:r w:rsidR="0B76435C">
        <w:t xml:space="preserve"> are both lists of integers representing the manual and NLP classifications of the testing data respectively. These are used to calculate the </w:t>
      </w:r>
      <w:commentRangeStart w:id="149"/>
      <w:r w:rsidR="0B76435C">
        <w:t>precision and recall</w:t>
      </w:r>
      <w:r w:rsidR="0FF64EAA" w:rsidRPr="01364254">
        <w:rPr>
          <w:vertAlign w:val="superscript"/>
        </w:rPr>
        <w:t>2</w:t>
      </w:r>
      <w:r w:rsidR="0B76435C">
        <w:t xml:space="preserve"> of an output NLP model</w:t>
      </w:r>
      <w:commentRangeEnd w:id="149"/>
      <w:r w:rsidR="00553109">
        <w:rPr>
          <w:rStyle w:val="CommentReference"/>
        </w:rPr>
        <w:commentReference w:id="149"/>
      </w:r>
      <w:r w:rsidR="0B76435C">
        <w:t>. This package is also used to construct and operate ComplexityApproximator object</w:t>
      </w:r>
      <w:r w:rsidR="006D3680">
        <w:t>s</w:t>
      </w:r>
      <w:r w:rsidR="0B76435C">
        <w:t>. On</w:t>
      </w:r>
      <w:r w:rsidR="483F9B27">
        <w:t>c</w:t>
      </w:r>
      <w:r w:rsidR="0B76435C">
        <w:t xml:space="preserve">e an output NLP program has been developed, </w:t>
      </w:r>
      <w:r w:rsidR="6DD5B2C3">
        <w:t xml:space="preserve">a </w:t>
      </w:r>
      <w:r w:rsidR="0B76435C">
        <w:t>ComplexityApproximator can be used to estimate the time and space complexities of the classification process for that program.</w:t>
      </w:r>
    </w:p>
    <w:p w14:paraId="0D26ABA4" w14:textId="53EEB0FF" w:rsidR="00F82BDE" w:rsidRDefault="00797389" w:rsidP="00F82BDE">
      <w:pPr>
        <w:pStyle w:val="Heading3"/>
      </w:pPr>
      <w:r>
        <w:t>m</w:t>
      </w:r>
      <w:r w:rsidR="00F82BDE">
        <w:t>odel</w:t>
      </w:r>
    </w:p>
    <w:p w14:paraId="56479BEA" w14:textId="0D44CAB7" w:rsidR="00717335" w:rsidRPr="00797389" w:rsidRDefault="00717335" w:rsidP="00717335">
      <w:r>
        <w:t xml:space="preserve">This sub-package </w:t>
      </w:r>
      <w:r w:rsidR="00797389">
        <w:t>i</w:t>
      </w:r>
      <w:r>
        <w:t xml:space="preserve">s the default destination for NLP objects to be stored once they are created. </w:t>
      </w:r>
      <w:r w:rsidR="00797389">
        <w:rPr>
          <w:i/>
          <w:iCs/>
        </w:rPr>
        <w:t>package</w:t>
      </w:r>
      <w:r w:rsidR="00797389">
        <w:t xml:space="preserve"> uses the Python Joblib library to pickle NLP objects. It then creates a sub-directory in </w:t>
      </w:r>
      <w:r w:rsidR="00797389">
        <w:rPr>
          <w:i/>
          <w:iCs/>
        </w:rPr>
        <w:t xml:space="preserve">model </w:t>
      </w:r>
      <w:r w:rsidR="00797389">
        <w:t xml:space="preserve">and saves the .pkl file in this sub-directory. </w:t>
      </w:r>
      <w:r w:rsidR="00797389">
        <w:rPr>
          <w:i/>
          <w:iCs/>
        </w:rPr>
        <w:t xml:space="preserve">model </w:t>
      </w:r>
      <w:r w:rsidR="00797389">
        <w:t xml:space="preserve">contains one Python module called </w:t>
      </w:r>
      <w:r w:rsidR="00797389" w:rsidRPr="00797389">
        <w:rPr>
          <w:i/>
          <w:iCs/>
        </w:rPr>
        <w:t>demonstration.py</w:t>
      </w:r>
      <w:r w:rsidR="00797389">
        <w:t>.</w:t>
      </w:r>
      <w:r w:rsidR="00797389">
        <w:rPr>
          <w:i/>
          <w:iCs/>
        </w:rPr>
        <w:t xml:space="preserve"> </w:t>
      </w:r>
      <w:r w:rsidR="00797389">
        <w:t xml:space="preserve">This module can be used to manually enter pieces of text and choose an NLP program saved in </w:t>
      </w:r>
      <w:r w:rsidR="00797389">
        <w:rPr>
          <w:i/>
          <w:iCs/>
        </w:rPr>
        <w:t xml:space="preserve">model </w:t>
      </w:r>
      <w:r w:rsidR="00797389">
        <w:t>to classify the text. This is not designed to be used for a large group of texts, rather for demonstration.</w:t>
      </w:r>
    </w:p>
    <w:p w14:paraId="24C1E278" w14:textId="0980EE56" w:rsidR="00F82BDE" w:rsidRDefault="18ABE46D" w:rsidP="00F82BDE">
      <w:pPr>
        <w:pStyle w:val="Heading3"/>
      </w:pPr>
      <w:r>
        <w:lastRenderedPageBreak/>
        <w:t>t</w:t>
      </w:r>
      <w:r w:rsidR="00F82BDE">
        <w:t>ests</w:t>
      </w:r>
    </w:p>
    <w:p w14:paraId="0D4D6FBD" w14:textId="5ACB92EF" w:rsidR="00530711" w:rsidRPr="00530711" w:rsidRDefault="2DBB8610" w:rsidP="00797389">
      <w:r>
        <w:t xml:space="preserve">This sub-package contains 90 tests for </w:t>
      </w:r>
      <w:r w:rsidRPr="01364254">
        <w:rPr>
          <w:i/>
          <w:iCs/>
        </w:rPr>
        <w:t xml:space="preserve">package </w:t>
      </w:r>
      <w:r>
        <w:t xml:space="preserve">implemented using the Python unittest library. These tests are organised into 6 unittest TestCase </w:t>
      </w:r>
      <w:r w:rsidR="3210E0B7">
        <w:t>classes</w:t>
      </w:r>
      <w:r>
        <w:t xml:space="preserve">: </w:t>
      </w:r>
      <w:r w:rsidR="3210E0B7">
        <w:t xml:space="preserve">TestBase, TestImporter, TestNLTKVectorise, TestVectorise, TestMlearn and TestEvaluate. TestBase tests the module </w:t>
      </w:r>
      <w:r w:rsidR="3210E0B7" w:rsidRPr="01364254">
        <w:rPr>
          <w:i/>
          <w:iCs/>
        </w:rPr>
        <w:t xml:space="preserve">package/base.py. </w:t>
      </w:r>
      <w:r w:rsidR="3210E0B7">
        <w:t xml:space="preserve">TestImporter tests the package </w:t>
      </w:r>
      <w:r w:rsidR="3210E0B7" w:rsidRPr="01364254">
        <w:rPr>
          <w:i/>
          <w:iCs/>
        </w:rPr>
        <w:t xml:space="preserve">package/Importer. </w:t>
      </w:r>
      <w:r w:rsidR="3210E0B7">
        <w:t xml:space="preserve">TestNLTKVectorise tests the module </w:t>
      </w:r>
      <w:r w:rsidR="3210E0B7" w:rsidRPr="01364254">
        <w:rPr>
          <w:i/>
          <w:iCs/>
        </w:rPr>
        <w:t>package/vectorise/nltkvectorise.py</w:t>
      </w:r>
      <w:r w:rsidR="3210E0B7">
        <w:t xml:space="preserve">. TestVectorise tests the package </w:t>
      </w:r>
      <w:r w:rsidR="3210E0B7" w:rsidRPr="01364254">
        <w:rPr>
          <w:i/>
          <w:iCs/>
        </w:rPr>
        <w:t xml:space="preserve">package/vectorise. </w:t>
      </w:r>
      <w:r w:rsidR="3210E0B7">
        <w:t xml:space="preserve">TestMlearn tests the package </w:t>
      </w:r>
      <w:r w:rsidR="3210E0B7" w:rsidRPr="01364254">
        <w:rPr>
          <w:i/>
          <w:iCs/>
        </w:rPr>
        <w:t>package/mlearn</w:t>
      </w:r>
      <w:r w:rsidR="3210E0B7">
        <w:t xml:space="preserve">. TestEvaluate tests the package </w:t>
      </w:r>
      <w:r w:rsidR="3210E0B7" w:rsidRPr="01364254">
        <w:rPr>
          <w:i/>
          <w:iCs/>
        </w:rPr>
        <w:t xml:space="preserve">package/evaluate. </w:t>
      </w:r>
      <w:r w:rsidR="3210E0B7">
        <w:t xml:space="preserve">Each of these TestCase classes are defined in their own Python module. They are combined into a single unittest TestSuite object in the Python module </w:t>
      </w:r>
      <w:r w:rsidR="3210E0B7" w:rsidRPr="01364254">
        <w:rPr>
          <w:i/>
          <w:iCs/>
        </w:rPr>
        <w:t>tests/test.py.</w:t>
      </w:r>
      <w:r w:rsidR="155AEB68" w:rsidRPr="01364254">
        <w:rPr>
          <w:i/>
          <w:iCs/>
        </w:rPr>
        <w:t xml:space="preserve"> </w:t>
      </w:r>
      <w:r w:rsidR="155AEB68">
        <w:t>16 of these 90 tests will produce an error if the necessary test</w:t>
      </w:r>
      <w:r w:rsidR="280C41E7">
        <w:t>ing</w:t>
      </w:r>
      <w:r w:rsidR="155AEB68">
        <w:t xml:space="preserve"> data is not stored in the </w:t>
      </w:r>
      <w:r w:rsidR="155AEB68" w:rsidRPr="01364254">
        <w:rPr>
          <w:i/>
          <w:iCs/>
        </w:rPr>
        <w:t>data</w:t>
      </w:r>
      <w:r w:rsidR="155AEB68">
        <w:t xml:space="preserve"> directory. This data is deidentified</w:t>
      </w:r>
      <w:ins w:id="150" w:author="Draper, Glenn" w:date="2025-01-17T10:58:00Z">
        <w:r w:rsidR="00E435B4">
          <w:t>,</w:t>
        </w:r>
      </w:ins>
      <w:r w:rsidR="155AEB68">
        <w:t xml:space="preserve"> however it does contain free text fields. These free text fields could contain personal identifiers which cannot</w:t>
      </w:r>
      <w:r w:rsidR="17139E72">
        <w:t xml:space="preserve"> be</w:t>
      </w:r>
      <w:r w:rsidR="155AEB68">
        <w:t xml:space="preserve"> safely remove</w:t>
      </w:r>
      <w:r w:rsidR="72958511">
        <w:t>d</w:t>
      </w:r>
      <w:r w:rsidR="155AEB68">
        <w:t xml:space="preserve"> f</w:t>
      </w:r>
      <w:r w:rsidR="18944EB3">
        <w:t>rom</w:t>
      </w:r>
      <w:r w:rsidR="5BE082F8">
        <w:t xml:space="preserve"> </w:t>
      </w:r>
      <w:r w:rsidR="155AEB68">
        <w:t>all records. Hence this test data is not included in the repository.</w:t>
      </w:r>
    </w:p>
    <w:p w14:paraId="3A7026EF" w14:textId="20B26193" w:rsidR="00501285" w:rsidRDefault="00501285" w:rsidP="4DD1A7F1">
      <w:pPr>
        <w:pStyle w:val="Heading1"/>
      </w:pPr>
      <w:bookmarkStart w:id="151" w:name="_Toc175214060"/>
      <w:r>
        <w:t>Process</w:t>
      </w:r>
      <w:bookmarkEnd w:id="151"/>
    </w:p>
    <w:p w14:paraId="59903D3B" w14:textId="6824947C" w:rsidR="6F77C315" w:rsidRDefault="6F77C315" w:rsidP="6ED01122">
      <w:r>
        <w:t xml:space="preserve">The following section describes the </w:t>
      </w:r>
      <w:r w:rsidR="0908EE39">
        <w:t xml:space="preserve">methodology </w:t>
      </w:r>
      <w:r w:rsidR="627C885F">
        <w:t xml:space="preserve">implemented by </w:t>
      </w:r>
      <w:proofErr w:type="spellStart"/>
      <w:ins w:id="152" w:author="McNamara, George" w:date="2025-01-22T12:45:00Z">
        <w:r w:rsidR="003E1CEA">
          <w:t>EpiNLP</w:t>
        </w:r>
        <w:proofErr w:type="spellEnd"/>
        <w:r w:rsidR="003E1CEA">
          <w:t xml:space="preserve"> Builder</w:t>
        </w:r>
      </w:ins>
      <w:ins w:id="153" w:author="McNamara, George" w:date="2025-01-20T10:19:00Z">
        <w:r w:rsidR="00501E5F" w:rsidDel="00501E5F">
          <w:t xml:space="preserve"> </w:t>
        </w:r>
      </w:ins>
      <w:del w:id="154" w:author="McNamara, George" w:date="2025-01-20T10:19:00Z">
        <w:r w:rsidR="627C885F" w:rsidDel="00501E5F">
          <w:delText xml:space="preserve">the ACT Health NLP Program Builder </w:delText>
        </w:r>
      </w:del>
      <w:r w:rsidR="627C885F">
        <w:t>for</w:t>
      </w:r>
      <w:r w:rsidR="0908EE39">
        <w:t xml:space="preserve"> building, evaluating, exporting, u</w:t>
      </w:r>
      <w:r w:rsidR="001C13AE">
        <w:t>tilisi</w:t>
      </w:r>
      <w:r w:rsidR="0908EE39">
        <w:t>ng</w:t>
      </w:r>
      <w:r w:rsidR="6F15DC52">
        <w:t>,</w:t>
      </w:r>
      <w:r w:rsidR="0908EE39">
        <w:t xml:space="preserve"> and approximating the complexities of a</w:t>
      </w:r>
      <w:r w:rsidR="423B2824">
        <w:t>n</w:t>
      </w:r>
      <w:r w:rsidR="0908EE39">
        <w:t xml:space="preserve"> </w:t>
      </w:r>
      <w:r w:rsidR="42D90DF9">
        <w:t>NLP Program.</w:t>
      </w:r>
      <w:r w:rsidR="580D7065">
        <w:t xml:space="preserve"> </w:t>
      </w:r>
      <w:r w:rsidR="1B3A942B">
        <w:t>The purpose of this section is to be referenced by publications which u</w:t>
      </w:r>
      <w:r w:rsidR="11319C2F">
        <w:t>se results produced by an NLP program created by the program builder.</w:t>
      </w:r>
      <w:r w:rsidR="05455720">
        <w:t xml:space="preserve"> This is to ensure the transparency of the results presented. This section </w:t>
      </w:r>
      <w:r w:rsidR="22DE40A5">
        <w:t xml:space="preserve">also </w:t>
      </w:r>
      <w:r w:rsidR="05455720">
        <w:t>a</w:t>
      </w:r>
      <w:r w:rsidR="05AC74F4">
        <w:t xml:space="preserve">ims to help </w:t>
      </w:r>
      <w:r w:rsidR="05455720">
        <w:t xml:space="preserve">those who wish to utilise </w:t>
      </w:r>
      <w:proofErr w:type="spellStart"/>
      <w:ins w:id="155" w:author="McNamara, George" w:date="2025-01-22T12:45:00Z">
        <w:r w:rsidR="003E1CEA">
          <w:t>EpiNLP</w:t>
        </w:r>
        <w:proofErr w:type="spellEnd"/>
        <w:r w:rsidR="003E1CEA">
          <w:t xml:space="preserve"> Builder</w:t>
        </w:r>
      </w:ins>
      <w:ins w:id="156" w:author="McNamara, George" w:date="2025-01-20T10:19:00Z">
        <w:r w:rsidR="00453DE2" w:rsidDel="00453DE2">
          <w:t xml:space="preserve"> </w:t>
        </w:r>
      </w:ins>
      <w:del w:id="157" w:author="McNamara, George" w:date="2025-01-20T10:19:00Z">
        <w:r w:rsidR="05455720" w:rsidDel="00453DE2">
          <w:delText>the program build</w:delText>
        </w:r>
        <w:r w:rsidR="2F39588F" w:rsidDel="00453DE2">
          <w:delText>er</w:delText>
        </w:r>
        <w:r w:rsidR="5EC552F3" w:rsidDel="00453DE2">
          <w:delText xml:space="preserve"> </w:delText>
        </w:r>
      </w:del>
      <w:r w:rsidR="5EC552F3">
        <w:t>to understand the process involved. Finally, this section can serve as a guide for navigating the source code to</w:t>
      </w:r>
      <w:r w:rsidR="75A8D8E0">
        <w:t xml:space="preserve"> aid developers in implementing or updating the program builder as a software package.</w:t>
      </w:r>
    </w:p>
    <w:p w14:paraId="519C9AD4" w14:textId="54F50B7A" w:rsidR="284899F1" w:rsidRDefault="12D1175C" w:rsidP="6ED01122">
      <w:r>
        <w:t>All the functionality to build, evaluate, export, utilise, and approximate the</w:t>
      </w:r>
      <w:r w:rsidR="0AB96A62">
        <w:t xml:space="preserve"> complexities of an NLP program is implemented through a Python NLP object. Hence the first step in the process is to construct an NLP object. A</w:t>
      </w:r>
      <w:r w:rsidR="51194324">
        <w:t>n</w:t>
      </w:r>
      <w:r w:rsidR="0AB96A62">
        <w:t xml:space="preserve"> NLP </w:t>
      </w:r>
      <w:r w:rsidR="0D760C4D">
        <w:t>constructor requires</w:t>
      </w:r>
      <w:r w:rsidR="342EB100">
        <w:t xml:space="preserve"> several parameters</w:t>
      </w:r>
      <w:r w:rsidR="0D760C4D">
        <w:t xml:space="preserve"> </w:t>
      </w:r>
      <w:r w:rsidR="49CDB086">
        <w:t>which specify how to build the NLP program. These parameters can be provided by the user directly in a Python script, and</w:t>
      </w:r>
      <w:r w:rsidR="3213C8A2">
        <w:t>,</w:t>
      </w:r>
      <w:r w:rsidR="49CDB086">
        <w:t xml:space="preserve"> in future releases of </w:t>
      </w:r>
      <w:proofErr w:type="spellStart"/>
      <w:ins w:id="158" w:author="McNamara, George" w:date="2025-01-22T12:45:00Z">
        <w:r w:rsidR="003E1CEA">
          <w:t>EpiNLP</w:t>
        </w:r>
        <w:proofErr w:type="spellEnd"/>
        <w:r w:rsidR="003E1CEA">
          <w:t xml:space="preserve"> Builder</w:t>
        </w:r>
      </w:ins>
      <w:del w:id="159" w:author="McNamara, George" w:date="2025-01-20T10:20:00Z">
        <w:r w:rsidR="49CDB086" w:rsidDel="009C7843">
          <w:delText>the program builder</w:delText>
        </w:r>
      </w:del>
      <w:r w:rsidR="75AC959C">
        <w:t>,</w:t>
      </w:r>
      <w:r w:rsidR="49CDB086">
        <w:t xml:space="preserve"> can</w:t>
      </w:r>
      <w:r w:rsidR="4520F44E">
        <w:t xml:space="preserve"> be provided through the G</w:t>
      </w:r>
      <w:r w:rsidR="258E73B0">
        <w:t>UI</w:t>
      </w:r>
      <w:r w:rsidR="4520F44E">
        <w:t>. The</w:t>
      </w:r>
      <w:r w:rsidR="25236468">
        <w:t xml:space="preserve"> NLP</w:t>
      </w:r>
      <w:r w:rsidR="4520F44E">
        <w:t xml:space="preserve"> constructor parameters and their formats</w:t>
      </w:r>
      <w:r w:rsidR="086997E0">
        <w:t xml:space="preserve"> are detailed in </w:t>
      </w:r>
      <w:ins w:id="160" w:author="McNamara, George" w:date="2025-01-20T10:20:00Z">
        <w:r w:rsidR="009C7843">
          <w:t>A</w:t>
        </w:r>
      </w:ins>
      <w:del w:id="161" w:author="McNamara, George" w:date="2025-01-20T10:20:00Z">
        <w:r w:rsidR="4D8E67C2" w:rsidDel="009C7843">
          <w:delText>a</w:delText>
        </w:r>
      </w:del>
      <w:r w:rsidR="4D8E67C2">
        <w:t>ppendix 2</w:t>
      </w:r>
      <w:r w:rsidR="31465E31">
        <w:t xml:space="preserve"> and </w:t>
      </w:r>
      <w:r w:rsidR="657D9F4F">
        <w:t xml:space="preserve">a </w:t>
      </w:r>
      <w:r w:rsidR="31465E31">
        <w:t xml:space="preserve">guide for providing these parameters is contained under the </w:t>
      </w:r>
      <w:r w:rsidR="1571F9D4">
        <w:t>U</w:t>
      </w:r>
      <w:r w:rsidR="31465E31">
        <w:t>sage section below.</w:t>
      </w:r>
      <w:r w:rsidR="06D2FDFC">
        <w:t xml:space="preserve"> Once these parameters are provided, the NLP object constructs its three key attributes </w:t>
      </w:r>
      <w:r w:rsidR="06D2FDFC" w:rsidRPr="01364254">
        <w:rPr>
          <w:i/>
          <w:iCs/>
        </w:rPr>
        <w:t>importer</w:t>
      </w:r>
      <w:r w:rsidR="06D2FDFC">
        <w:t xml:space="preserve">, </w:t>
      </w:r>
      <w:r w:rsidR="06D2FDFC" w:rsidRPr="01364254">
        <w:rPr>
          <w:i/>
          <w:iCs/>
        </w:rPr>
        <w:t>vectorise</w:t>
      </w:r>
      <w:r w:rsidR="06D2FDFC">
        <w:t xml:space="preserve">, and </w:t>
      </w:r>
      <w:r w:rsidR="06D2FDFC" w:rsidRPr="01364254">
        <w:rPr>
          <w:i/>
          <w:iCs/>
        </w:rPr>
        <w:t>mlearn</w:t>
      </w:r>
      <w:r w:rsidR="3521C976">
        <w:t xml:space="preserve">. Parameters provided to the NLP constructor are distributed to the constructors of each of these attributes. </w:t>
      </w:r>
    </w:p>
    <w:p w14:paraId="3935901C" w14:textId="4C565464" w:rsidR="284899F1" w:rsidRDefault="284899F1" w:rsidP="6ED01122">
      <w:r>
        <w:t xml:space="preserve">An NLP object has several key methods, each of which implement part of the program builder process. Building an NLP </w:t>
      </w:r>
      <w:r w:rsidR="7A2D1C5A">
        <w:t>program</w:t>
      </w:r>
      <w:r>
        <w:t xml:space="preserve"> is implemented through the </w:t>
      </w:r>
      <w:proofErr w:type="gramStart"/>
      <w:r w:rsidRPr="01364254">
        <w:rPr>
          <w:b/>
          <w:bCs/>
        </w:rPr>
        <w:t>create(</w:t>
      </w:r>
      <w:proofErr w:type="gramEnd"/>
      <w:r w:rsidRPr="01364254">
        <w:rPr>
          <w:b/>
          <w:bCs/>
        </w:rPr>
        <w:t>)</w:t>
      </w:r>
      <w:r>
        <w:t xml:space="preserve"> method. </w:t>
      </w:r>
      <w:r w:rsidR="66E0F6AF">
        <w:t>Th</w:t>
      </w:r>
      <w:r w:rsidR="7293C983">
        <w:t>is</w:t>
      </w:r>
      <w:r w:rsidR="66E0F6AF">
        <w:t xml:space="preserve"> method </w:t>
      </w:r>
      <w:r w:rsidR="4FBBD2FA">
        <w:t xml:space="preserve">initialises the necessary attributes for evaluating, exporting, utilising, and approximating the complexities of an NLP program. </w:t>
      </w:r>
      <w:r w:rsidR="2097E320">
        <w:t xml:space="preserve">Evaluating an NLP program is implemented through the </w:t>
      </w:r>
      <w:proofErr w:type="gramStart"/>
      <w:r w:rsidR="2097E320" w:rsidRPr="01364254">
        <w:rPr>
          <w:b/>
          <w:bCs/>
        </w:rPr>
        <w:t>evaluateNLP(</w:t>
      </w:r>
      <w:proofErr w:type="gramEnd"/>
      <w:r w:rsidR="2097E320" w:rsidRPr="01364254">
        <w:rPr>
          <w:b/>
          <w:bCs/>
        </w:rPr>
        <w:t xml:space="preserve">) </w:t>
      </w:r>
      <w:r w:rsidR="2097E320">
        <w:t xml:space="preserve">method. </w:t>
      </w:r>
      <w:r w:rsidR="3EA41682">
        <w:t xml:space="preserve">This method calculates the precision and recall of the constructed NLP program. Exporting an NLP program is implemented through the </w:t>
      </w:r>
      <w:proofErr w:type="gramStart"/>
      <w:r w:rsidR="3EA41682" w:rsidRPr="01364254">
        <w:rPr>
          <w:b/>
          <w:bCs/>
        </w:rPr>
        <w:t>exportNLP(</w:t>
      </w:r>
      <w:proofErr w:type="gramEnd"/>
      <w:r w:rsidR="3EA41682" w:rsidRPr="01364254">
        <w:rPr>
          <w:b/>
          <w:bCs/>
        </w:rPr>
        <w:t>)</w:t>
      </w:r>
      <w:r w:rsidR="3EA41682">
        <w:t xml:space="preserve"> method</w:t>
      </w:r>
      <w:r w:rsidR="5701D36D">
        <w:t xml:space="preserve">. This method saves the NLP object so that it can be reloaded at </w:t>
      </w:r>
      <w:r w:rsidR="00BB430C">
        <w:t>later</w:t>
      </w:r>
      <w:r w:rsidR="5701D36D">
        <w:t xml:space="preserve"> time</w:t>
      </w:r>
      <w:r w:rsidR="00BB430C">
        <w:t>s</w:t>
      </w:r>
      <w:r w:rsidR="5701D36D">
        <w:t xml:space="preserve">. Utilising an NLP program is implemented through the </w:t>
      </w:r>
      <w:proofErr w:type="gramStart"/>
      <w:r w:rsidR="5701D36D" w:rsidRPr="01364254">
        <w:rPr>
          <w:b/>
          <w:bCs/>
        </w:rPr>
        <w:t>annotateDataCSV</w:t>
      </w:r>
      <w:r w:rsidR="13F1DD4F" w:rsidRPr="01364254">
        <w:rPr>
          <w:b/>
          <w:bCs/>
        </w:rPr>
        <w:t>(</w:t>
      </w:r>
      <w:proofErr w:type="gramEnd"/>
      <w:r w:rsidR="13F1DD4F" w:rsidRPr="01364254">
        <w:rPr>
          <w:b/>
          <w:bCs/>
        </w:rPr>
        <w:t>)</w:t>
      </w:r>
      <w:r w:rsidR="5701D36D">
        <w:t xml:space="preserve"> and </w:t>
      </w:r>
      <w:r w:rsidR="5701D36D" w:rsidRPr="01364254">
        <w:rPr>
          <w:b/>
          <w:bCs/>
        </w:rPr>
        <w:t>annotateDataXLSX</w:t>
      </w:r>
      <w:r w:rsidR="17E6141E" w:rsidRPr="01364254">
        <w:rPr>
          <w:b/>
          <w:bCs/>
        </w:rPr>
        <w:t>()</w:t>
      </w:r>
      <w:r w:rsidR="5701D36D">
        <w:t xml:space="preserve"> methods</w:t>
      </w:r>
      <w:r w:rsidR="7E57DDD5">
        <w:t>. These methods add a column of</w:t>
      </w:r>
      <w:r w:rsidR="2F96DCF7">
        <w:t xml:space="preserve"> text</w:t>
      </w:r>
      <w:r w:rsidR="7E57DDD5">
        <w:t xml:space="preserve"> classifications </w:t>
      </w:r>
      <w:r w:rsidR="36A6FA09">
        <w:t>to</w:t>
      </w:r>
      <w:r w:rsidR="7E57DDD5">
        <w:t xml:space="preserve"> an existing file. Finally, approximating the time and space complexities of an NLP program is implemented th</w:t>
      </w:r>
      <w:r w:rsidR="01BF017A">
        <w:t xml:space="preserve">rough the </w:t>
      </w:r>
      <w:proofErr w:type="gramStart"/>
      <w:r w:rsidR="01BF017A" w:rsidRPr="01364254">
        <w:rPr>
          <w:b/>
          <w:bCs/>
        </w:rPr>
        <w:t>approximateComplexities(</w:t>
      </w:r>
      <w:proofErr w:type="gramEnd"/>
      <w:r w:rsidR="01BF017A" w:rsidRPr="01364254">
        <w:rPr>
          <w:b/>
          <w:bCs/>
        </w:rPr>
        <w:t>)</w:t>
      </w:r>
      <w:r w:rsidR="01BF017A">
        <w:t xml:space="preserve"> method. This method adds an approximate time complexity and approximate space complexity</w:t>
      </w:r>
      <w:r w:rsidR="37441864">
        <w:t>,</w:t>
      </w:r>
      <w:r w:rsidR="01BF017A">
        <w:t xml:space="preserve"> of classifying text using an NLP program</w:t>
      </w:r>
      <w:r w:rsidR="526A5803">
        <w:t>,</w:t>
      </w:r>
      <w:r w:rsidR="01BF017A">
        <w:t xml:space="preserve"> to the evaluation.</w:t>
      </w:r>
    </w:p>
    <w:p w14:paraId="699CF6AF" w14:textId="48370492" w:rsidR="00501285" w:rsidRDefault="5CF1DDC1" w:rsidP="00501285">
      <w:pPr>
        <w:pStyle w:val="Heading2"/>
      </w:pPr>
      <w:bookmarkStart w:id="162" w:name="_Toc175214061"/>
      <w:r>
        <w:lastRenderedPageBreak/>
        <w:t>Build</w:t>
      </w:r>
      <w:bookmarkEnd w:id="162"/>
    </w:p>
    <w:p w14:paraId="38328B16" w14:textId="5D2BD6B3" w:rsidR="4713F619" w:rsidRDefault="4713F619" w:rsidP="6ED01122">
      <w:r>
        <w:t xml:space="preserve">Building an NLP program is implemented through the </w:t>
      </w:r>
      <w:proofErr w:type="gramStart"/>
      <w:r w:rsidRPr="01364254">
        <w:rPr>
          <w:b/>
          <w:bCs/>
        </w:rPr>
        <w:t>create(</w:t>
      </w:r>
      <w:proofErr w:type="gramEnd"/>
      <w:r w:rsidRPr="01364254">
        <w:rPr>
          <w:b/>
          <w:bCs/>
        </w:rPr>
        <w:t>)</w:t>
      </w:r>
      <w:r>
        <w:t xml:space="preserve"> method. The </w:t>
      </w:r>
      <w:proofErr w:type="gramStart"/>
      <w:r w:rsidRPr="01364254">
        <w:rPr>
          <w:b/>
          <w:bCs/>
        </w:rPr>
        <w:t>create(</w:t>
      </w:r>
      <w:proofErr w:type="gramEnd"/>
      <w:r w:rsidRPr="01364254">
        <w:rPr>
          <w:b/>
          <w:bCs/>
        </w:rPr>
        <w:t>)</w:t>
      </w:r>
      <w:r>
        <w:t xml:space="preserve"> method does not require any parameters and does not return any values. The create method initialises the </w:t>
      </w:r>
      <w:r w:rsidR="10AED8D6" w:rsidRPr="01364254">
        <w:rPr>
          <w:i/>
          <w:iCs/>
        </w:rPr>
        <w:t>trainedModel</w:t>
      </w:r>
      <w:r w:rsidR="10AED8D6">
        <w:t xml:space="preserve">, </w:t>
      </w:r>
      <w:r w:rsidR="10AED8D6" w:rsidRPr="01364254">
        <w:rPr>
          <w:i/>
          <w:iCs/>
        </w:rPr>
        <w:t>actualFlags</w:t>
      </w:r>
      <w:r w:rsidR="10AED8D6">
        <w:t xml:space="preserve">, </w:t>
      </w:r>
      <w:r w:rsidR="10AED8D6" w:rsidRPr="01364254">
        <w:rPr>
          <w:i/>
          <w:iCs/>
        </w:rPr>
        <w:t>predictedFlags</w:t>
      </w:r>
      <w:r w:rsidR="10AED8D6">
        <w:t xml:space="preserve">, </w:t>
      </w:r>
      <w:r w:rsidR="10AED8D6" w:rsidRPr="01364254">
        <w:rPr>
          <w:i/>
          <w:iCs/>
        </w:rPr>
        <w:t>times</w:t>
      </w:r>
      <w:r w:rsidR="10AED8D6">
        <w:t xml:space="preserve">, and </w:t>
      </w:r>
      <w:r w:rsidR="10AED8D6" w:rsidRPr="01364254">
        <w:rPr>
          <w:i/>
          <w:iCs/>
        </w:rPr>
        <w:t>spaces</w:t>
      </w:r>
      <w:r w:rsidR="10AED8D6">
        <w:t xml:space="preserve"> attributes of the NLP object. </w:t>
      </w:r>
      <w:r w:rsidR="10AED8D6" w:rsidRPr="01364254">
        <w:rPr>
          <w:i/>
          <w:iCs/>
        </w:rPr>
        <w:t>trainedModel</w:t>
      </w:r>
      <w:r w:rsidR="10AED8D6">
        <w:t xml:space="preserve"> is either a</w:t>
      </w:r>
      <w:r w:rsidR="008058FA">
        <w:t xml:space="preserve"> Sci-Kit Learn</w:t>
      </w:r>
      <w:r w:rsidR="1E976ED3">
        <w:t xml:space="preserve"> DecisionTreeClassifier or a</w:t>
      </w:r>
      <w:r w:rsidR="006C7CE4">
        <w:t xml:space="preserve"> </w:t>
      </w:r>
      <w:r w:rsidR="008058FA">
        <w:t>Sci-Kit L</w:t>
      </w:r>
      <w:r w:rsidR="1E976ED3">
        <w:t xml:space="preserve">earn </w:t>
      </w:r>
      <w:r w:rsidR="1821E9BE">
        <w:t>SVC (</w:t>
      </w:r>
      <w:r w:rsidR="1E976ED3">
        <w:t>Support Vector Classifier</w:t>
      </w:r>
      <w:r w:rsidR="54406FDB">
        <w:t>)</w:t>
      </w:r>
      <w:r w:rsidR="1E976ED3">
        <w:t>. Th</w:t>
      </w:r>
      <w:r w:rsidR="7143D681">
        <w:t>ese</w:t>
      </w:r>
      <w:r w:rsidR="1E976ED3">
        <w:t xml:space="preserve"> </w:t>
      </w:r>
      <w:r w:rsidR="3900FFB7">
        <w:t>are</w:t>
      </w:r>
      <w:r w:rsidR="1E976ED3">
        <w:t xml:space="preserve"> machine learning </w:t>
      </w:r>
      <w:r w:rsidR="3823BF46">
        <w:t>algorithm</w:t>
      </w:r>
      <w:r w:rsidR="0580BEEA">
        <w:t>s</w:t>
      </w:r>
      <w:r w:rsidR="1E976ED3">
        <w:t xml:space="preserve"> which accept numerical vectors, </w:t>
      </w:r>
      <w:r w:rsidR="7D295F5C">
        <w:t>created from free text,</w:t>
      </w:r>
      <w:r w:rsidR="067E5F61">
        <w:t xml:space="preserve"> and produce classifications of 0 or 1 based on how they were trained. </w:t>
      </w:r>
      <w:r w:rsidR="067E5F61" w:rsidRPr="01364254">
        <w:rPr>
          <w:i/>
          <w:iCs/>
        </w:rPr>
        <w:t>actualFlags</w:t>
      </w:r>
      <w:r w:rsidR="067E5F61">
        <w:t xml:space="preserve"> is a list of </w:t>
      </w:r>
      <w:r w:rsidR="7DFFC83B">
        <w:t xml:space="preserve">0 or 1 classifications, associated with the training pieces of text, </w:t>
      </w:r>
      <w:r w:rsidR="52E7D0EA">
        <w:t xml:space="preserve">taken from the annotated data. </w:t>
      </w:r>
      <w:r w:rsidR="52E7D0EA" w:rsidRPr="01364254">
        <w:rPr>
          <w:i/>
          <w:iCs/>
        </w:rPr>
        <w:t>predictedFlags</w:t>
      </w:r>
      <w:r w:rsidR="52E7D0EA">
        <w:t xml:space="preserve"> is a list of 0 or 1 classifications, associated with the training pieces of text, produced by the constructed NLP program</w:t>
      </w:r>
      <w:r w:rsidR="14AF80BA">
        <w:t>.</w:t>
      </w:r>
    </w:p>
    <w:p w14:paraId="06DEBD55" w14:textId="67BEB74F" w:rsidR="5A3CA2D1" w:rsidRDefault="5A3CA2D1" w:rsidP="207A94BE">
      <w:r>
        <w:t xml:space="preserve">To </w:t>
      </w:r>
      <w:r w:rsidR="2C787F13">
        <w:t>build a program</w:t>
      </w:r>
      <w:r>
        <w:t xml:space="preserve">, </w:t>
      </w:r>
      <w:proofErr w:type="gramStart"/>
      <w:r w:rsidRPr="01364254">
        <w:rPr>
          <w:b/>
          <w:bCs/>
        </w:rPr>
        <w:t>create(</w:t>
      </w:r>
      <w:proofErr w:type="gramEnd"/>
      <w:r w:rsidRPr="01364254">
        <w:rPr>
          <w:b/>
          <w:bCs/>
        </w:rPr>
        <w:t>)</w:t>
      </w:r>
      <w:r>
        <w:t xml:space="preserve"> uses a method from the </w:t>
      </w:r>
      <w:r w:rsidRPr="01364254">
        <w:rPr>
          <w:i/>
          <w:iCs/>
        </w:rPr>
        <w:t>importer</w:t>
      </w:r>
      <w:r>
        <w:t xml:space="preserve"> attribute called </w:t>
      </w:r>
      <w:r w:rsidRPr="01364254">
        <w:rPr>
          <w:b/>
          <w:bCs/>
        </w:rPr>
        <w:t>importData()</w:t>
      </w:r>
      <w:r>
        <w:t>. This method returns a list of t</w:t>
      </w:r>
      <w:r w:rsidR="2BA464CC">
        <w:t>raining records and a list of testing records taken from the annotated data.</w:t>
      </w:r>
      <w:r w:rsidR="309D12C9">
        <w:t xml:space="preserve"> It then passes these lists of records as inputs to a method from the </w:t>
      </w:r>
      <w:r w:rsidR="309D12C9" w:rsidRPr="01364254">
        <w:rPr>
          <w:i/>
          <w:iCs/>
        </w:rPr>
        <w:t>vectorise</w:t>
      </w:r>
      <w:r w:rsidR="309D12C9">
        <w:t xml:space="preserve"> attribute called </w:t>
      </w:r>
      <w:proofErr w:type="gramStart"/>
      <w:r w:rsidR="309D12C9" w:rsidRPr="01364254">
        <w:rPr>
          <w:b/>
          <w:bCs/>
        </w:rPr>
        <w:t>vectorise(</w:t>
      </w:r>
      <w:proofErr w:type="gramEnd"/>
      <w:r w:rsidR="309D12C9" w:rsidRPr="01364254">
        <w:rPr>
          <w:b/>
          <w:bCs/>
        </w:rPr>
        <w:t>)</w:t>
      </w:r>
      <w:r w:rsidR="309D12C9">
        <w:t>.</w:t>
      </w:r>
      <w:r w:rsidR="57F12E6B">
        <w:t xml:space="preserve"> This method converts the text in each record into a numerical vector. </w:t>
      </w:r>
      <w:r w:rsidR="30930004">
        <w:t xml:space="preserve">This method returns a list of training vectors, corresponding to the training data, and a list of testing vectors, corresponding to the testing data. </w:t>
      </w:r>
      <w:r w:rsidR="6D206054">
        <w:t>These two lists of vectors, along with the 0 or 1 classifications associated with the training records taken from the annotated data</w:t>
      </w:r>
      <w:del w:id="163" w:author="Draper, Glenn" w:date="2025-01-17T11:40:00Z">
        <w:r w:rsidR="6D206054" w:rsidDel="00CE42FC">
          <w:delText>,</w:delText>
        </w:r>
      </w:del>
      <w:r w:rsidR="6D206054">
        <w:t xml:space="preserve"> are passed as inputs to a method from the </w:t>
      </w:r>
      <w:r w:rsidR="2C2A678C" w:rsidRPr="01364254">
        <w:rPr>
          <w:i/>
          <w:iCs/>
        </w:rPr>
        <w:t>mlearn</w:t>
      </w:r>
      <w:r w:rsidR="2C2A678C">
        <w:t xml:space="preserve"> attribute called </w:t>
      </w:r>
      <w:proofErr w:type="gramStart"/>
      <w:r w:rsidR="2C2A678C" w:rsidRPr="01364254">
        <w:rPr>
          <w:b/>
          <w:bCs/>
        </w:rPr>
        <w:t>trainAndPredict(</w:t>
      </w:r>
      <w:proofErr w:type="gramEnd"/>
      <w:r w:rsidR="2C2A678C" w:rsidRPr="01364254">
        <w:rPr>
          <w:b/>
          <w:bCs/>
        </w:rPr>
        <w:t>)</w:t>
      </w:r>
      <w:r w:rsidR="2C2A678C">
        <w:t xml:space="preserve">. This method uses the training vectors and the training </w:t>
      </w:r>
      <w:r w:rsidR="000F7180">
        <w:t>classifications</w:t>
      </w:r>
      <w:r w:rsidR="2C2A678C">
        <w:t xml:space="preserve"> to train a machine learning </w:t>
      </w:r>
      <w:r w:rsidR="69262C60">
        <w:t>algorithm</w:t>
      </w:r>
      <w:r w:rsidR="2C2A678C">
        <w:t>,</w:t>
      </w:r>
      <w:r w:rsidR="73C28389">
        <w:t xml:space="preserve"> called</w:t>
      </w:r>
      <w:r w:rsidR="2C2A678C">
        <w:t xml:space="preserve"> </w:t>
      </w:r>
      <w:r w:rsidR="2C2A678C" w:rsidRPr="01364254">
        <w:rPr>
          <w:i/>
          <w:iCs/>
        </w:rPr>
        <w:t>train</w:t>
      </w:r>
      <w:r w:rsidR="69F4F3B8" w:rsidRPr="01364254">
        <w:rPr>
          <w:i/>
          <w:iCs/>
        </w:rPr>
        <w:t>ed</w:t>
      </w:r>
      <w:r w:rsidR="2C2A678C" w:rsidRPr="01364254">
        <w:rPr>
          <w:i/>
          <w:iCs/>
        </w:rPr>
        <w:t>Model</w:t>
      </w:r>
      <w:r w:rsidR="2C2A678C">
        <w:t>. It then applies this model to t</w:t>
      </w:r>
      <w:r w:rsidR="09F93692">
        <w:t xml:space="preserve">he testing vectors to produce a list of 0 or 1 classifications, </w:t>
      </w:r>
      <w:r w:rsidR="742268A0">
        <w:t xml:space="preserve">called </w:t>
      </w:r>
      <w:r w:rsidR="09F93692" w:rsidRPr="01364254">
        <w:rPr>
          <w:i/>
          <w:iCs/>
        </w:rPr>
        <w:t>predictedFlags</w:t>
      </w:r>
      <w:r w:rsidR="09F93692">
        <w:t>.</w:t>
      </w:r>
    </w:p>
    <w:p w14:paraId="19B18AD8" w14:textId="4C81FA71" w:rsidR="225FCF83" w:rsidRDefault="225FCF83" w:rsidP="4DD1A7F1">
      <w:r>
        <w:t>During this process</w:t>
      </w:r>
      <w:r w:rsidR="0105C8FB">
        <w:t xml:space="preserve"> </w:t>
      </w:r>
      <w:r>
        <w:t>the total time</w:t>
      </w:r>
      <w:r w:rsidR="2B064F7E">
        <w:t>s</w:t>
      </w:r>
      <w:r>
        <w:t xml:space="preserve"> </w:t>
      </w:r>
      <w:r w:rsidR="58D68A84">
        <w:t>taken,</w:t>
      </w:r>
      <w:r>
        <w:t xml:space="preserve"> and peak memor</w:t>
      </w:r>
      <w:r w:rsidR="02698F21">
        <w:t>ies</w:t>
      </w:r>
      <w:r>
        <w:t xml:space="preserve"> used for </w:t>
      </w:r>
      <w:r w:rsidR="798F0215">
        <w:t xml:space="preserve">importing, filtering, and extracting training and testing </w:t>
      </w:r>
      <w:r w:rsidR="275A133D">
        <w:t>data</w:t>
      </w:r>
      <w:r w:rsidR="798F0215">
        <w:t xml:space="preserve"> is recorded. Also re</w:t>
      </w:r>
      <w:r w:rsidR="060FDB4D">
        <w:t>corded are the total time</w:t>
      </w:r>
      <w:r w:rsidR="72C8CBAF">
        <w:t>s</w:t>
      </w:r>
      <w:r w:rsidR="060FDB4D">
        <w:t xml:space="preserve"> and peak memor</w:t>
      </w:r>
      <w:r w:rsidR="19B28B90">
        <w:t>ies</w:t>
      </w:r>
      <w:r w:rsidR="060FDB4D">
        <w:t xml:space="preserve"> used when vectorising the records, training the machine learning </w:t>
      </w:r>
      <w:r w:rsidR="6DD6A4F9">
        <w:t>algorithm</w:t>
      </w:r>
      <w:r w:rsidR="060FDB4D">
        <w:t xml:space="preserve">, and predicting using the machine learning </w:t>
      </w:r>
      <w:r w:rsidR="558D1669">
        <w:t>algorithm</w:t>
      </w:r>
      <w:r w:rsidR="060FDB4D">
        <w:t>.</w:t>
      </w:r>
      <w:r w:rsidR="12DCED51">
        <w:t xml:space="preserve"> The recorded times are stored in an attribute called </w:t>
      </w:r>
      <w:r w:rsidR="12DCED51" w:rsidRPr="01364254">
        <w:rPr>
          <w:i/>
          <w:iCs/>
        </w:rPr>
        <w:t>times</w:t>
      </w:r>
      <w:r w:rsidR="12DCED51">
        <w:t>. The recorded spaces are stored in an attribute call</w:t>
      </w:r>
      <w:r w:rsidR="28E6743C">
        <w:t>ed</w:t>
      </w:r>
      <w:r w:rsidR="12DCED51">
        <w:t xml:space="preserve"> </w:t>
      </w:r>
      <w:r w:rsidR="12DCED51" w:rsidRPr="01364254">
        <w:rPr>
          <w:i/>
          <w:iCs/>
        </w:rPr>
        <w:t>spaces</w:t>
      </w:r>
      <w:r w:rsidR="12DCED51">
        <w:t>.</w:t>
      </w:r>
    </w:p>
    <w:p w14:paraId="131EF54A" w14:textId="12926874" w:rsidR="48C61A5A" w:rsidRDefault="48C61A5A" w:rsidP="17FAC275">
      <w:pPr>
        <w:pStyle w:val="Heading3"/>
        <w:spacing w:line="259" w:lineRule="auto"/>
        <w:rPr>
          <w:i/>
        </w:rPr>
      </w:pPr>
      <w:r>
        <w:t>Import</w:t>
      </w:r>
    </w:p>
    <w:p w14:paraId="49424BDA" w14:textId="4C21F477" w:rsidR="738B682E" w:rsidRDefault="738B682E">
      <w:r>
        <w:t xml:space="preserve">Importing records from the annotated training data is implemented </w:t>
      </w:r>
      <w:r w:rsidR="00DFA645">
        <w:t>through</w:t>
      </w:r>
      <w:r>
        <w:t xml:space="preserve"> the </w:t>
      </w:r>
      <w:r w:rsidR="05E518B5" w:rsidRPr="01364254">
        <w:rPr>
          <w:i/>
          <w:iCs/>
        </w:rPr>
        <w:t>i</w:t>
      </w:r>
      <w:r w:rsidRPr="01364254">
        <w:rPr>
          <w:i/>
          <w:iCs/>
        </w:rPr>
        <w:t>mporter</w:t>
      </w:r>
      <w:r w:rsidR="1C0F524A">
        <w:t xml:space="preserve"> method</w:t>
      </w:r>
      <w:r>
        <w:t xml:space="preserve"> </w:t>
      </w:r>
      <w:proofErr w:type="gramStart"/>
      <w:r w:rsidRPr="01364254">
        <w:rPr>
          <w:b/>
          <w:bCs/>
        </w:rPr>
        <w:t>importData(</w:t>
      </w:r>
      <w:proofErr w:type="gramEnd"/>
      <w:r w:rsidRPr="01364254">
        <w:rPr>
          <w:b/>
          <w:bCs/>
        </w:rPr>
        <w:t>)</w:t>
      </w:r>
      <w:r>
        <w:t xml:space="preserve">. This method imports all </w:t>
      </w:r>
      <w:r w:rsidR="5D34634B">
        <w:t xml:space="preserve">records from </w:t>
      </w:r>
      <w:r w:rsidR="4F519CF2">
        <w:t xml:space="preserve">the annotated data </w:t>
      </w:r>
      <w:r w:rsidR="00DA73AA">
        <w:t xml:space="preserve">file(s) </w:t>
      </w:r>
      <w:r w:rsidR="4F519CF2">
        <w:t>provided</w:t>
      </w:r>
      <w:r w:rsidR="5D34634B">
        <w:t>. Each imported record only includes data from column</w:t>
      </w:r>
      <w:r w:rsidR="24F15952">
        <w:t>s whose</w:t>
      </w:r>
      <w:r w:rsidR="5D34634B">
        <w:t xml:space="preserve"> </w:t>
      </w:r>
      <w:r w:rsidR="66551464">
        <w:t>label is specified by one of the column</w:t>
      </w:r>
      <w:r w:rsidR="3EB6C79C">
        <w:t xml:space="preserve"> l</w:t>
      </w:r>
      <w:r w:rsidR="66551464">
        <w:t>abel parameters</w:t>
      </w:r>
      <w:r w:rsidR="1A2BA455">
        <w:t xml:space="preserve"> provided to the constructor of the NLP object</w:t>
      </w:r>
      <w:r w:rsidR="5CC5D73C">
        <w:t>. If a column</w:t>
      </w:r>
      <w:r w:rsidR="3ACB0CE8">
        <w:t xml:space="preserve"> l</w:t>
      </w:r>
      <w:r w:rsidR="5CC5D73C">
        <w:t>abel par</w:t>
      </w:r>
      <w:r w:rsidR="267AF394">
        <w:t>ameter is the empty string, ‘’, it is ignored.</w:t>
      </w:r>
    </w:p>
    <w:p w14:paraId="1AB39091" w14:textId="3E58AB05" w:rsidR="267AF394" w:rsidRDefault="267AF394" w:rsidP="207A94BE">
      <w:r>
        <w:t xml:space="preserve">This list of records is then filtered. The filtering process checks that the age associated with a record is between </w:t>
      </w:r>
      <w:r w:rsidRPr="01364254">
        <w:rPr>
          <w:i/>
          <w:iCs/>
        </w:rPr>
        <w:t>minAge</w:t>
      </w:r>
      <w:r>
        <w:t xml:space="preserve"> and </w:t>
      </w:r>
      <w:r w:rsidRPr="01364254">
        <w:rPr>
          <w:i/>
          <w:iCs/>
        </w:rPr>
        <w:t>maxAge</w:t>
      </w:r>
      <w:r>
        <w:t xml:space="preserve">, unless </w:t>
      </w:r>
      <w:r w:rsidRPr="01364254">
        <w:rPr>
          <w:i/>
          <w:iCs/>
        </w:rPr>
        <w:t>ageColumnLabel</w:t>
      </w:r>
      <w:r>
        <w:t xml:space="preserve"> is </w:t>
      </w:r>
      <w:r w:rsidR="69041A61">
        <w:t xml:space="preserve">the </w:t>
      </w:r>
      <w:r>
        <w:t>empty</w:t>
      </w:r>
      <w:r w:rsidR="283B32BA">
        <w:t xml:space="preserve"> string</w:t>
      </w:r>
      <w:r>
        <w:t>. It checks that the hospital associat</w:t>
      </w:r>
      <w:r w:rsidR="2475414C">
        <w:t xml:space="preserve">ed with </w:t>
      </w:r>
      <w:r w:rsidR="0D2806F9">
        <w:t>a</w:t>
      </w:r>
      <w:r w:rsidR="2475414C">
        <w:t xml:space="preserve"> record is equal to the </w:t>
      </w:r>
      <w:r w:rsidR="2475414C" w:rsidRPr="01364254">
        <w:rPr>
          <w:i/>
          <w:iCs/>
        </w:rPr>
        <w:t>hospital</w:t>
      </w:r>
      <w:r w:rsidR="2475414C">
        <w:t xml:space="preserve"> </w:t>
      </w:r>
      <w:r w:rsidR="004B04DD">
        <w:t>parameter</w:t>
      </w:r>
      <w:r w:rsidR="00894D28">
        <w:t>,</w:t>
      </w:r>
      <w:r w:rsidR="004B04DD">
        <w:t xml:space="preserve"> unless</w:t>
      </w:r>
      <w:r w:rsidR="0309E11D">
        <w:t xml:space="preserve"> </w:t>
      </w:r>
      <w:r w:rsidR="0309E11D" w:rsidRPr="01364254">
        <w:rPr>
          <w:i/>
          <w:iCs/>
        </w:rPr>
        <w:t>hospital</w:t>
      </w:r>
      <w:r w:rsidR="0309E11D">
        <w:t xml:space="preserve"> is </w:t>
      </w:r>
      <w:r w:rsidR="1B027422">
        <w:t>‘</w:t>
      </w:r>
      <w:r w:rsidR="0309E11D">
        <w:t>ALL</w:t>
      </w:r>
      <w:r w:rsidR="1B027422">
        <w:t>’</w:t>
      </w:r>
      <w:r w:rsidR="0309E11D">
        <w:t xml:space="preserve"> or </w:t>
      </w:r>
      <w:r w:rsidR="0309E11D" w:rsidRPr="01364254">
        <w:rPr>
          <w:i/>
          <w:iCs/>
        </w:rPr>
        <w:t>hospitalColumnLabel</w:t>
      </w:r>
      <w:r w:rsidR="0309E11D">
        <w:t xml:space="preserve"> is </w:t>
      </w:r>
      <w:r w:rsidR="58059C57">
        <w:t xml:space="preserve">the </w:t>
      </w:r>
      <w:r w:rsidR="0309E11D">
        <w:t xml:space="preserve">empty string. It checks that the sex associated with </w:t>
      </w:r>
      <w:r w:rsidR="34AD7CFF">
        <w:t>a</w:t>
      </w:r>
      <w:r w:rsidR="0309E11D">
        <w:t xml:space="preserve"> record corresponds to the </w:t>
      </w:r>
      <w:r w:rsidR="0309E11D" w:rsidRPr="01364254">
        <w:rPr>
          <w:i/>
          <w:iCs/>
        </w:rPr>
        <w:t>sex</w:t>
      </w:r>
      <w:r w:rsidR="0309E11D">
        <w:t xml:space="preserve"> parameter, </w:t>
      </w:r>
      <w:r w:rsidR="364E6250">
        <w:t xml:space="preserve">1 for male, 2 for female, 9 for other, unless </w:t>
      </w:r>
      <w:r w:rsidR="364E6250" w:rsidRPr="01364254">
        <w:rPr>
          <w:i/>
          <w:iCs/>
        </w:rPr>
        <w:t>sex</w:t>
      </w:r>
      <w:r w:rsidR="364E6250">
        <w:t xml:space="preserve"> is</w:t>
      </w:r>
      <w:r w:rsidR="5DD7A09C">
        <w:t xml:space="preserve"> ‘ALL’</w:t>
      </w:r>
      <w:r w:rsidR="364E6250">
        <w:t xml:space="preserve"> or </w:t>
      </w:r>
      <w:r w:rsidR="364E6250" w:rsidRPr="01364254">
        <w:rPr>
          <w:i/>
          <w:iCs/>
        </w:rPr>
        <w:t>sexColumnLabel</w:t>
      </w:r>
      <w:r w:rsidR="364E6250">
        <w:t xml:space="preserve"> is </w:t>
      </w:r>
      <w:r w:rsidR="2F9BBC9E">
        <w:t xml:space="preserve">the </w:t>
      </w:r>
      <w:r w:rsidR="364E6250">
        <w:t xml:space="preserve">empty string. Finally, it checks that the date of presentation associated with </w:t>
      </w:r>
      <w:r w:rsidR="0B2A07F7">
        <w:t>a</w:t>
      </w:r>
      <w:r w:rsidR="364E6250">
        <w:t xml:space="preserve"> record</w:t>
      </w:r>
      <w:r w:rsidR="73EA0B6B">
        <w:t xml:space="preserve"> is in a year between </w:t>
      </w:r>
      <w:r w:rsidR="73EA0B6B" w:rsidRPr="01364254">
        <w:rPr>
          <w:i/>
          <w:iCs/>
        </w:rPr>
        <w:t>minYear</w:t>
      </w:r>
      <w:r w:rsidR="73EA0B6B">
        <w:t xml:space="preserve"> and </w:t>
      </w:r>
      <w:r w:rsidR="73EA0B6B" w:rsidRPr="01364254">
        <w:rPr>
          <w:i/>
          <w:iCs/>
        </w:rPr>
        <w:t>maxYear</w:t>
      </w:r>
      <w:r w:rsidR="73EA0B6B">
        <w:t xml:space="preserve">, unless </w:t>
      </w:r>
      <w:r w:rsidR="2978C0DD" w:rsidRPr="01364254">
        <w:rPr>
          <w:i/>
          <w:iCs/>
        </w:rPr>
        <w:t>date</w:t>
      </w:r>
      <w:r w:rsidR="73EA0B6B" w:rsidRPr="01364254">
        <w:rPr>
          <w:i/>
          <w:iCs/>
        </w:rPr>
        <w:t>ColumnLabel</w:t>
      </w:r>
      <w:r w:rsidR="73EA0B6B">
        <w:t xml:space="preserve"> is </w:t>
      </w:r>
      <w:r w:rsidR="5D540C05">
        <w:t xml:space="preserve">the </w:t>
      </w:r>
      <w:r w:rsidR="73EA0B6B">
        <w:t>empty string.</w:t>
      </w:r>
    </w:p>
    <w:p w14:paraId="42A01FEE" w14:textId="77777777" w:rsidR="004B04DD" w:rsidRDefault="004B04DD" w:rsidP="207A94BE"/>
    <w:p w14:paraId="2DA06814" w14:textId="234C5686" w:rsidR="392FFE6A" w:rsidRDefault="392FFE6A" w:rsidP="207A94BE">
      <w:r>
        <w:lastRenderedPageBreak/>
        <w:t xml:space="preserve">When the </w:t>
      </w:r>
      <w:r w:rsidRPr="01364254">
        <w:rPr>
          <w:i/>
          <w:iCs/>
        </w:rPr>
        <w:t>importer</w:t>
      </w:r>
      <w:r>
        <w:t xml:space="preserve"> attribute of the NLP object is constructed, two extractor attributes are created, </w:t>
      </w:r>
      <w:r w:rsidRPr="01364254">
        <w:rPr>
          <w:i/>
          <w:iCs/>
        </w:rPr>
        <w:t>trainExtractor</w:t>
      </w:r>
      <w:r>
        <w:t xml:space="preserve"> and </w:t>
      </w:r>
      <w:r w:rsidRPr="01364254">
        <w:rPr>
          <w:i/>
          <w:iCs/>
        </w:rPr>
        <w:t>testExtractor</w:t>
      </w:r>
      <w:r>
        <w:t>.</w:t>
      </w:r>
      <w:r w:rsidR="57B8C5BF">
        <w:t xml:space="preserve"> </w:t>
      </w:r>
      <w:r w:rsidR="57B8C5BF" w:rsidRPr="01364254">
        <w:rPr>
          <w:i/>
          <w:iCs/>
        </w:rPr>
        <w:t>trainExtractor</w:t>
      </w:r>
      <w:r w:rsidR="57B8C5BF">
        <w:t xml:space="preserve"> is an extractor with distribution corresponding to </w:t>
      </w:r>
      <w:proofErr w:type="spellStart"/>
      <w:r w:rsidR="57B8C5BF" w:rsidRPr="01364254">
        <w:rPr>
          <w:i/>
          <w:iCs/>
        </w:rPr>
        <w:t>trainDist</w:t>
      </w:r>
      <w:proofErr w:type="spellEnd"/>
      <w:r w:rsidR="57B8C5BF">
        <w:t xml:space="preserve"> and receives </w:t>
      </w:r>
      <w:r w:rsidR="57B8C5BF" w:rsidRPr="01364254">
        <w:rPr>
          <w:i/>
          <w:iCs/>
        </w:rPr>
        <w:t>trainSize</w:t>
      </w:r>
      <w:r w:rsidR="57B8C5BF">
        <w:t xml:space="preserve"> as its input parameter. Similarly, </w:t>
      </w:r>
      <w:r w:rsidR="2B090903" w:rsidRPr="01364254">
        <w:rPr>
          <w:i/>
          <w:iCs/>
        </w:rPr>
        <w:t>testExtractor</w:t>
      </w:r>
      <w:r w:rsidR="2B090903">
        <w:t xml:space="preserve"> is an extractor with distribution corresponding to </w:t>
      </w:r>
      <w:r w:rsidR="2B090903" w:rsidRPr="01364254">
        <w:rPr>
          <w:i/>
          <w:iCs/>
        </w:rPr>
        <w:t>testDist</w:t>
      </w:r>
      <w:r w:rsidR="2B090903">
        <w:t xml:space="preserve"> and receives </w:t>
      </w:r>
      <w:r w:rsidR="2B090903" w:rsidRPr="01364254">
        <w:rPr>
          <w:i/>
          <w:iCs/>
        </w:rPr>
        <w:t>testSize</w:t>
      </w:r>
      <w:r w:rsidR="2B090903">
        <w:t xml:space="preserve"> as its input parameter. Once the list of records has been filtered, the </w:t>
      </w:r>
      <w:r w:rsidR="2B090903" w:rsidRPr="01364254">
        <w:rPr>
          <w:i/>
          <w:iCs/>
        </w:rPr>
        <w:t>trainExtractor</w:t>
      </w:r>
      <w:r w:rsidR="2B090903">
        <w:t xml:space="preserve"> method</w:t>
      </w:r>
      <w:r w:rsidR="51604857">
        <w:t xml:space="preserve"> </w:t>
      </w:r>
      <w:proofErr w:type="gramStart"/>
      <w:r w:rsidR="51604857" w:rsidRPr="01364254">
        <w:rPr>
          <w:b/>
          <w:bCs/>
        </w:rPr>
        <w:t>extract(</w:t>
      </w:r>
      <w:proofErr w:type="gramEnd"/>
      <w:r w:rsidR="51604857" w:rsidRPr="01364254">
        <w:rPr>
          <w:b/>
          <w:bCs/>
        </w:rPr>
        <w:t>)</w:t>
      </w:r>
      <w:r w:rsidR="2B090903">
        <w:t xml:space="preserve"> is used to extract </w:t>
      </w:r>
      <w:r w:rsidR="3D549C8B">
        <w:t>a list of tr</w:t>
      </w:r>
      <w:r w:rsidR="2B090903">
        <w:t>a</w:t>
      </w:r>
      <w:r w:rsidR="3D549C8B">
        <w:t>ining records</w:t>
      </w:r>
      <w:r w:rsidR="3A8F9C47">
        <w:t xml:space="preserve">, </w:t>
      </w:r>
      <w:r w:rsidR="638019D4">
        <w:t xml:space="preserve">called </w:t>
      </w:r>
      <w:r w:rsidR="3A8F9C47" w:rsidRPr="01364254">
        <w:rPr>
          <w:i/>
          <w:iCs/>
        </w:rPr>
        <w:t>trainData</w:t>
      </w:r>
      <w:r w:rsidR="3D549C8B">
        <w:t xml:space="preserve">. </w:t>
      </w:r>
      <w:r w:rsidR="43319CCE">
        <w:t xml:space="preserve">Then the </w:t>
      </w:r>
      <w:r w:rsidR="43319CCE" w:rsidRPr="01364254">
        <w:rPr>
          <w:i/>
          <w:iCs/>
        </w:rPr>
        <w:t>testExtractor</w:t>
      </w:r>
      <w:r w:rsidR="43319CCE">
        <w:t xml:space="preserve"> method </w:t>
      </w:r>
      <w:proofErr w:type="gramStart"/>
      <w:r w:rsidR="43319CCE" w:rsidRPr="01364254">
        <w:rPr>
          <w:b/>
          <w:bCs/>
        </w:rPr>
        <w:t>extract(</w:t>
      </w:r>
      <w:proofErr w:type="gramEnd"/>
      <w:r w:rsidR="43319CCE" w:rsidRPr="01364254">
        <w:rPr>
          <w:b/>
          <w:bCs/>
        </w:rPr>
        <w:t>)</w:t>
      </w:r>
      <w:r w:rsidR="43319CCE">
        <w:t xml:space="preserve"> is used to extract a list of testing records</w:t>
      </w:r>
      <w:r w:rsidR="359D8329">
        <w:t xml:space="preserve">, </w:t>
      </w:r>
      <w:r w:rsidR="345BD217">
        <w:t>called</w:t>
      </w:r>
      <w:r w:rsidR="345BD217" w:rsidRPr="01364254">
        <w:rPr>
          <w:i/>
          <w:iCs/>
        </w:rPr>
        <w:t xml:space="preserve"> </w:t>
      </w:r>
      <w:r w:rsidR="359D8329" w:rsidRPr="01364254">
        <w:rPr>
          <w:i/>
          <w:iCs/>
        </w:rPr>
        <w:t>testData</w:t>
      </w:r>
      <w:r w:rsidR="359D8329">
        <w:t>,</w:t>
      </w:r>
      <w:r w:rsidR="43319CCE">
        <w:t xml:space="preserve"> from the remaining data.</w:t>
      </w:r>
      <w:r w:rsidR="10EBCC86">
        <w:t xml:space="preserve"> </w:t>
      </w:r>
      <w:proofErr w:type="gramStart"/>
      <w:r w:rsidR="6A5A72D9" w:rsidRPr="01364254">
        <w:rPr>
          <w:b/>
          <w:bCs/>
        </w:rPr>
        <w:t>i</w:t>
      </w:r>
      <w:r w:rsidR="1AB56C38" w:rsidRPr="01364254">
        <w:rPr>
          <w:b/>
          <w:bCs/>
        </w:rPr>
        <w:t>mport</w:t>
      </w:r>
      <w:r w:rsidR="002E49D2" w:rsidRPr="01364254">
        <w:rPr>
          <w:b/>
          <w:bCs/>
        </w:rPr>
        <w:t>Data(</w:t>
      </w:r>
      <w:proofErr w:type="gramEnd"/>
      <w:r w:rsidR="002E49D2" w:rsidRPr="01364254">
        <w:rPr>
          <w:b/>
          <w:bCs/>
        </w:rPr>
        <w:t>)</w:t>
      </w:r>
      <w:r w:rsidR="002E49D2">
        <w:t xml:space="preserve"> then returns</w:t>
      </w:r>
      <w:r w:rsidR="002E49D2" w:rsidRPr="01364254">
        <w:rPr>
          <w:i/>
          <w:iCs/>
        </w:rPr>
        <w:t xml:space="preserve"> trainData</w:t>
      </w:r>
      <w:r w:rsidR="002E49D2">
        <w:t xml:space="preserve"> and </w:t>
      </w:r>
      <w:r w:rsidR="002E49D2" w:rsidRPr="01364254">
        <w:rPr>
          <w:i/>
          <w:iCs/>
        </w:rPr>
        <w:t>testData</w:t>
      </w:r>
      <w:r w:rsidR="002E49D2">
        <w:t>.</w:t>
      </w:r>
    </w:p>
    <w:p w14:paraId="3E3E7BDC" w14:textId="04103359" w:rsidR="48C61A5A" w:rsidRDefault="48C61A5A" w:rsidP="4DD1A7F1">
      <w:pPr>
        <w:pStyle w:val="Heading3"/>
        <w:spacing w:line="259" w:lineRule="auto"/>
      </w:pPr>
      <w:r>
        <w:t>Vectorise</w:t>
      </w:r>
    </w:p>
    <w:p w14:paraId="0BCF8127" w14:textId="210350D8" w:rsidR="70905863" w:rsidRDefault="70905863" w:rsidP="207A94BE">
      <w:r>
        <w:t xml:space="preserve">The vectorisation of the training records and testing records is implemented through the </w:t>
      </w:r>
      <w:r w:rsidRPr="643F33C5">
        <w:rPr>
          <w:i/>
          <w:iCs/>
        </w:rPr>
        <w:t>vectorise</w:t>
      </w:r>
      <w:r>
        <w:t xml:space="preserve"> method </w:t>
      </w:r>
      <w:proofErr w:type="gramStart"/>
      <w:r w:rsidRPr="643F33C5">
        <w:rPr>
          <w:b/>
          <w:bCs/>
        </w:rPr>
        <w:t>vectorise(</w:t>
      </w:r>
      <w:proofErr w:type="gramEnd"/>
      <w:r w:rsidRPr="643F33C5">
        <w:rPr>
          <w:b/>
          <w:bCs/>
        </w:rPr>
        <w:t>)</w:t>
      </w:r>
      <w:r w:rsidR="724B145B">
        <w:t xml:space="preserve">. </w:t>
      </w:r>
      <w:r w:rsidR="0B41C4C9">
        <w:t>This method first applies the corpus level vectorisation techniques and then the pre-linguistic analysis changes, token level techniques, and text level techniques.</w:t>
      </w:r>
      <w:r w:rsidR="003F02C3">
        <w:t xml:space="preserve"> If </w:t>
      </w:r>
      <w:r w:rsidR="003F02C3" w:rsidRPr="643F33C5">
        <w:rPr>
          <w:i/>
          <w:iCs/>
        </w:rPr>
        <w:t>corpusLevelLA</w:t>
      </w:r>
      <w:r w:rsidR="003F02C3">
        <w:t xml:space="preserve"> is the empty string, this method does nothing and proceeds to the pre-linguistic analysis changes. If not, this method creates </w:t>
      </w:r>
      <w:r w:rsidR="006C7CE4">
        <w:t>a Sci-Kit Learn</w:t>
      </w:r>
      <w:r w:rsidR="636C154F">
        <w:t xml:space="preserve"> CountVectoriser, TfidfVectoriser</w:t>
      </w:r>
      <w:r w:rsidR="29A72B33">
        <w:t>,</w:t>
      </w:r>
      <w:r w:rsidR="636C154F">
        <w:t xml:space="preserve"> or HashingVectoriser depending on the </w:t>
      </w:r>
      <w:r w:rsidR="009E11C2">
        <w:t xml:space="preserve">value of </w:t>
      </w:r>
      <w:r w:rsidR="009E11C2" w:rsidRPr="643F33C5">
        <w:rPr>
          <w:i/>
          <w:iCs/>
        </w:rPr>
        <w:t>corpusLevelLA</w:t>
      </w:r>
      <w:r w:rsidR="636C154F">
        <w:t xml:space="preserve">. If </w:t>
      </w:r>
      <w:r w:rsidR="636C154F" w:rsidRPr="643F33C5">
        <w:rPr>
          <w:i/>
          <w:iCs/>
        </w:rPr>
        <w:t xml:space="preserve">corpusLevelLA </w:t>
      </w:r>
      <w:r w:rsidR="636C154F">
        <w:t>specifies that the corpus level</w:t>
      </w:r>
      <w:r w:rsidR="22281A47">
        <w:t xml:space="preserve"> technique should be modified, with the prefix ‘MOD_’, then each piece of text has stopwords removed </w:t>
      </w:r>
      <w:r w:rsidR="64BF952F">
        <w:t xml:space="preserve">and the </w:t>
      </w:r>
      <w:r w:rsidR="22281A47">
        <w:t>remain</w:t>
      </w:r>
      <w:r w:rsidR="40900DC3">
        <w:t xml:space="preserve">ing tokens </w:t>
      </w:r>
      <w:r w:rsidR="7C9C9385">
        <w:t xml:space="preserve">are </w:t>
      </w:r>
      <w:r w:rsidR="40900DC3">
        <w:t>stemmed.</w:t>
      </w:r>
      <w:r w:rsidR="0E2DE453">
        <w:t xml:space="preserve"> These changes are only temporary and are reverted once the corpus level analysis is complete.</w:t>
      </w:r>
      <w:r w:rsidR="40900DC3">
        <w:t xml:space="preserve"> The </w:t>
      </w:r>
      <w:proofErr w:type="gramStart"/>
      <w:r w:rsidR="40900DC3" w:rsidRPr="643F33C5">
        <w:rPr>
          <w:b/>
          <w:bCs/>
        </w:rPr>
        <w:t>vectorise</w:t>
      </w:r>
      <w:r w:rsidR="0065BCCA" w:rsidRPr="643F33C5">
        <w:rPr>
          <w:b/>
          <w:bCs/>
        </w:rPr>
        <w:t>(</w:t>
      </w:r>
      <w:proofErr w:type="gramEnd"/>
      <w:r w:rsidR="0065BCCA" w:rsidRPr="643F33C5">
        <w:rPr>
          <w:b/>
          <w:bCs/>
        </w:rPr>
        <w:t>)</w:t>
      </w:r>
      <w:r w:rsidR="40900DC3" w:rsidRPr="643F33C5">
        <w:rPr>
          <w:b/>
          <w:bCs/>
        </w:rPr>
        <w:t xml:space="preserve"> </w:t>
      </w:r>
      <w:r w:rsidR="40900DC3">
        <w:t xml:space="preserve">method then uses the </w:t>
      </w:r>
      <w:r w:rsidR="006C7CE4">
        <w:t>Sci-Kit Learn</w:t>
      </w:r>
      <w:r w:rsidR="40900DC3">
        <w:t xml:space="preserve"> vectoriser to convert each record in </w:t>
      </w:r>
      <w:r w:rsidR="449F261D" w:rsidRPr="643F33C5">
        <w:rPr>
          <w:i/>
          <w:iCs/>
        </w:rPr>
        <w:t>train</w:t>
      </w:r>
      <w:r w:rsidR="237C1694" w:rsidRPr="643F33C5">
        <w:rPr>
          <w:i/>
          <w:iCs/>
        </w:rPr>
        <w:t>Data</w:t>
      </w:r>
      <w:r w:rsidR="449F261D">
        <w:t xml:space="preserve"> and </w:t>
      </w:r>
      <w:r w:rsidR="449F261D" w:rsidRPr="643F33C5">
        <w:rPr>
          <w:i/>
          <w:iCs/>
        </w:rPr>
        <w:t>test</w:t>
      </w:r>
      <w:r w:rsidR="4D9903A7" w:rsidRPr="643F33C5">
        <w:rPr>
          <w:i/>
          <w:iCs/>
        </w:rPr>
        <w:t>Data</w:t>
      </w:r>
      <w:r w:rsidR="449F261D">
        <w:t xml:space="preserve"> to a numerical vector.</w:t>
      </w:r>
    </w:p>
    <w:p w14:paraId="5690FF05" w14:textId="7013BBEB" w:rsidR="37366F14" w:rsidRDefault="449F261D" w:rsidP="207A94BE">
      <w:r>
        <w:t xml:space="preserve">Next, this method creates a vector for each record encoding the token level and text level techniques. </w:t>
      </w:r>
      <w:r w:rsidR="78017CE6">
        <w:t xml:space="preserve">It does this using the </w:t>
      </w:r>
      <w:r w:rsidR="78017CE6" w:rsidRPr="00C91E9E">
        <w:rPr>
          <w:i/>
          <w:iCs/>
        </w:rPr>
        <w:t>vectorise</w:t>
      </w:r>
      <w:r w:rsidR="78017CE6">
        <w:t xml:space="preserve"> method </w:t>
      </w:r>
      <w:proofErr w:type="gramStart"/>
      <w:r w:rsidR="78017CE6" w:rsidRPr="643F33C5">
        <w:rPr>
          <w:b/>
          <w:bCs/>
        </w:rPr>
        <w:t>recordToVector(</w:t>
      </w:r>
      <w:proofErr w:type="gramEnd"/>
      <w:r w:rsidR="78017CE6" w:rsidRPr="643F33C5">
        <w:rPr>
          <w:b/>
          <w:bCs/>
        </w:rPr>
        <w:t>)</w:t>
      </w:r>
      <w:r w:rsidR="78017CE6">
        <w:t xml:space="preserve">. </w:t>
      </w:r>
      <w:r>
        <w:t>If pre-</w:t>
      </w:r>
      <w:r w:rsidR="1532E50E">
        <w:t>linguistic</w:t>
      </w:r>
      <w:r>
        <w:t xml:space="preserve"> analysis changes are specified in </w:t>
      </w:r>
      <w:r w:rsidRPr="643F33C5">
        <w:rPr>
          <w:i/>
          <w:iCs/>
        </w:rPr>
        <w:t>preLAChanges</w:t>
      </w:r>
      <w:r>
        <w:t>, th</w:t>
      </w:r>
      <w:r w:rsidR="5AA245F7">
        <w:t xml:space="preserve">ese are applied first. If a tokeniser is specified in the </w:t>
      </w:r>
      <w:r w:rsidR="5AA245F7" w:rsidRPr="643F33C5">
        <w:rPr>
          <w:i/>
          <w:iCs/>
        </w:rPr>
        <w:t>tokeniser</w:t>
      </w:r>
      <w:r w:rsidR="5AA245F7">
        <w:t xml:space="preserve"> parameter, each piece of text is then tokenised. </w:t>
      </w:r>
      <w:r w:rsidR="4E86615E">
        <w:t xml:space="preserve">An empty vector is then created. If a token level technique is specified in </w:t>
      </w:r>
      <w:r w:rsidR="4E86615E" w:rsidRPr="643F33C5">
        <w:rPr>
          <w:i/>
          <w:iCs/>
        </w:rPr>
        <w:t>tokenLevelLA</w:t>
      </w:r>
      <w:r w:rsidR="4E86615E">
        <w:t>, it is applied, and the result is appended to the empty vector. Finally, if a text le</w:t>
      </w:r>
      <w:r w:rsidR="31D252DC">
        <w:t xml:space="preserve">vel technique is specified in </w:t>
      </w:r>
      <w:r w:rsidR="31D252DC" w:rsidRPr="643F33C5">
        <w:rPr>
          <w:i/>
          <w:iCs/>
        </w:rPr>
        <w:t>textLevelLA</w:t>
      </w:r>
      <w:r w:rsidR="31D252DC">
        <w:t xml:space="preserve">, it is </w:t>
      </w:r>
      <w:r w:rsidR="4EB798F1">
        <w:t>applied,</w:t>
      </w:r>
      <w:r w:rsidR="31D252DC">
        <w:t xml:space="preserve"> and the</w:t>
      </w:r>
      <w:r w:rsidR="78EE9A1D">
        <w:t xml:space="preserve"> result is</w:t>
      </w:r>
      <w:r w:rsidR="31D252DC">
        <w:t xml:space="preserve"> appended to the vector. </w:t>
      </w:r>
      <w:r w:rsidR="37366F14">
        <w:t>The process</w:t>
      </w:r>
      <w:r w:rsidR="003C42AE">
        <w:t>es</w:t>
      </w:r>
      <w:r w:rsidR="37366F14">
        <w:t xml:space="preserve"> of each pre-linguistic analysis change, and token, text, and corpus level technique are detailed in </w:t>
      </w:r>
      <w:ins w:id="164" w:author="McNamara, George" w:date="2025-01-20T10:26:00Z">
        <w:r w:rsidR="006F151D">
          <w:t>A</w:t>
        </w:r>
      </w:ins>
      <w:del w:id="165" w:author="McNamara, George" w:date="2025-01-20T10:26:00Z">
        <w:r w:rsidR="37366F14" w:rsidDel="006F151D">
          <w:delText>a</w:delText>
        </w:r>
      </w:del>
      <w:r w:rsidR="37366F14">
        <w:t>ppendix 4.</w:t>
      </w:r>
    </w:p>
    <w:p w14:paraId="0183648C" w14:textId="23B578CD" w:rsidR="4FEA3B59" w:rsidRDefault="4FEA3B59" w:rsidP="207A94BE">
      <w:r>
        <w:t>For each record, the vector produced by the pre-linguistic analysis changes, token level techniques, and text level techniques, is appended to the vector produced by the corpus level techniques.</w:t>
      </w:r>
      <w:r w:rsidR="21AC94A8">
        <w:t xml:space="preserve"> This method then returns the list of training vectors and</w:t>
      </w:r>
      <w:r w:rsidR="3B64A6BD">
        <w:t xml:space="preserve"> the list of</w:t>
      </w:r>
      <w:r w:rsidR="21AC94A8">
        <w:t xml:space="preserve"> testing vectors.</w:t>
      </w:r>
    </w:p>
    <w:p w14:paraId="13ADD7A1" w14:textId="267325B9" w:rsidR="289D4BC0" w:rsidRDefault="289D4BC0" w:rsidP="4DD1A7F1">
      <w:pPr>
        <w:pStyle w:val="Heading3"/>
        <w:spacing w:line="259" w:lineRule="auto"/>
      </w:pPr>
      <w:r>
        <w:t>Machine Learning</w:t>
      </w:r>
    </w:p>
    <w:p w14:paraId="6CF943CD" w14:textId="040EFA2C" w:rsidR="1DB32653" w:rsidRDefault="1DB32653">
      <w:r>
        <w:t>T</w:t>
      </w:r>
      <w:r w:rsidR="2C651A59">
        <w:t>he t</w:t>
      </w:r>
      <w:r w:rsidR="51C050E4">
        <w:t>raining</w:t>
      </w:r>
      <w:r w:rsidR="4E2B13A7">
        <w:t xml:space="preserve"> of</w:t>
      </w:r>
      <w:r w:rsidR="51C050E4">
        <w:t xml:space="preserve"> a machine learning classification algorithm</w:t>
      </w:r>
      <w:r w:rsidR="4E10D45A">
        <w:t xml:space="preserve"> </w:t>
      </w:r>
      <w:r w:rsidR="09744A3C">
        <w:t xml:space="preserve">is </w:t>
      </w:r>
      <w:r w:rsidR="328D45FB">
        <w:t>implemented</w:t>
      </w:r>
      <w:r w:rsidR="59A55A89">
        <w:t xml:space="preserve"> through the </w:t>
      </w:r>
      <w:r w:rsidR="59A55A89" w:rsidRPr="01364254">
        <w:rPr>
          <w:i/>
          <w:iCs/>
        </w:rPr>
        <w:t>mlearn</w:t>
      </w:r>
      <w:r w:rsidR="59A55A89">
        <w:t xml:space="preserve"> method </w:t>
      </w:r>
      <w:proofErr w:type="gramStart"/>
      <w:r w:rsidR="59A55A89" w:rsidRPr="01364254">
        <w:rPr>
          <w:b/>
          <w:bCs/>
        </w:rPr>
        <w:t>trainAndPredict(</w:t>
      </w:r>
      <w:proofErr w:type="gramEnd"/>
      <w:r w:rsidR="59A55A89" w:rsidRPr="01364254">
        <w:rPr>
          <w:b/>
          <w:bCs/>
        </w:rPr>
        <w:t>)</w:t>
      </w:r>
      <w:r w:rsidR="59A55A89">
        <w:t xml:space="preserve">. </w:t>
      </w:r>
      <w:r w:rsidR="511CA207">
        <w:t xml:space="preserve">This method creates either </w:t>
      </w:r>
      <w:r w:rsidR="006C7CE4">
        <w:t xml:space="preserve">a Sci-Kit Learn </w:t>
      </w:r>
      <w:r w:rsidR="511CA207">
        <w:t xml:space="preserve">DecisionTreeClassifier or </w:t>
      </w:r>
      <w:r w:rsidR="006C7CE4">
        <w:t>a Sci-Kit Learn</w:t>
      </w:r>
      <w:r w:rsidR="511CA207">
        <w:t xml:space="preserve"> SVC (Support Vector Classifier)</w:t>
      </w:r>
      <w:r w:rsidR="59A181B9">
        <w:t>,</w:t>
      </w:r>
      <w:r w:rsidR="511CA207">
        <w:t xml:space="preserve"> depending</w:t>
      </w:r>
      <w:r w:rsidR="444BFA01">
        <w:t xml:space="preserve"> on whether </w:t>
      </w:r>
      <w:r w:rsidR="444BFA01" w:rsidRPr="01364254">
        <w:rPr>
          <w:i/>
          <w:iCs/>
        </w:rPr>
        <w:t>mlAlgType</w:t>
      </w:r>
      <w:r w:rsidR="444BFA01">
        <w:t xml:space="preserve"> is ‘DECISIONTREE’ or </w:t>
      </w:r>
      <w:r w:rsidR="630336C0">
        <w:t>‘</w:t>
      </w:r>
      <w:r w:rsidR="444BFA01">
        <w:t>SVMACHINE’ respectively</w:t>
      </w:r>
      <w:r w:rsidR="0DEA81B4">
        <w:t xml:space="preserve">, called </w:t>
      </w:r>
      <w:r w:rsidR="0DEA81B4" w:rsidRPr="01364254">
        <w:rPr>
          <w:i/>
          <w:iCs/>
        </w:rPr>
        <w:t>trainedModel</w:t>
      </w:r>
      <w:r w:rsidR="444BFA01">
        <w:t>.</w:t>
      </w:r>
      <w:r w:rsidR="1AA65C2C">
        <w:t xml:space="preserve"> Both classifiers have the method </w:t>
      </w:r>
      <w:proofErr w:type="gramStart"/>
      <w:r w:rsidR="1AA65C2C" w:rsidRPr="01364254">
        <w:rPr>
          <w:b/>
          <w:bCs/>
        </w:rPr>
        <w:t>fit(</w:t>
      </w:r>
      <w:proofErr w:type="gramEnd"/>
      <w:r w:rsidR="1AA65C2C" w:rsidRPr="01364254">
        <w:rPr>
          <w:b/>
          <w:bCs/>
        </w:rPr>
        <w:t>)</w:t>
      </w:r>
      <w:r w:rsidR="1AA65C2C">
        <w:t xml:space="preserve">. </w:t>
      </w:r>
      <w:r w:rsidR="38F52273">
        <w:t xml:space="preserve">Within </w:t>
      </w:r>
      <w:proofErr w:type="gramStart"/>
      <w:r w:rsidR="38F52273" w:rsidRPr="01364254">
        <w:rPr>
          <w:b/>
          <w:bCs/>
        </w:rPr>
        <w:t>trainAndPredict(</w:t>
      </w:r>
      <w:proofErr w:type="gramEnd"/>
      <w:r w:rsidR="38F52273" w:rsidRPr="01364254">
        <w:rPr>
          <w:b/>
          <w:bCs/>
        </w:rPr>
        <w:t>)</w:t>
      </w:r>
      <w:r w:rsidR="38F52273">
        <w:t xml:space="preserve">, the </w:t>
      </w:r>
      <w:r w:rsidR="38F52273" w:rsidRPr="01364254">
        <w:rPr>
          <w:b/>
          <w:bCs/>
        </w:rPr>
        <w:t>fit()</w:t>
      </w:r>
      <w:r w:rsidR="38F52273">
        <w:t xml:space="preserve"> method is called on </w:t>
      </w:r>
      <w:r w:rsidR="38F52273" w:rsidRPr="01364254">
        <w:rPr>
          <w:i/>
          <w:iCs/>
        </w:rPr>
        <w:t>trainedModel</w:t>
      </w:r>
      <w:r w:rsidR="38F52273">
        <w:t xml:space="preserve"> taking the training vectors and training </w:t>
      </w:r>
      <w:r w:rsidR="00C0440C">
        <w:t>classification</w:t>
      </w:r>
      <w:r w:rsidR="38F52273">
        <w:t xml:space="preserve">s as input parameters. </w:t>
      </w:r>
      <w:r w:rsidR="14E2AB8F">
        <w:t xml:space="preserve">This trains the classifier to try match the classifications provided in the training </w:t>
      </w:r>
      <w:r w:rsidR="00531A7A">
        <w:t>data</w:t>
      </w:r>
      <w:r w:rsidR="14E2AB8F">
        <w:t>.</w:t>
      </w:r>
      <w:r w:rsidR="07CF630C">
        <w:t xml:space="preserve"> More information on this process can be found in the </w:t>
      </w:r>
      <w:r w:rsidR="006C7CE4">
        <w:t>Sci-Kit Learn (sklearn)</w:t>
      </w:r>
      <w:r w:rsidR="07CF630C">
        <w:t xml:space="preserve"> documentation linked in </w:t>
      </w:r>
      <w:ins w:id="166" w:author="McNamara, George" w:date="2025-01-20T10:26:00Z">
        <w:r w:rsidR="006F151D">
          <w:t>A</w:t>
        </w:r>
      </w:ins>
      <w:del w:id="167" w:author="McNamara, George" w:date="2025-01-20T10:26:00Z">
        <w:r w:rsidR="07CF630C" w:rsidDel="006F151D">
          <w:delText>a</w:delText>
        </w:r>
      </w:del>
      <w:r w:rsidR="07CF630C">
        <w:t>ppendix 1.</w:t>
      </w:r>
    </w:p>
    <w:p w14:paraId="346DE2A1" w14:textId="44ECEC21" w:rsidR="14E2AB8F" w:rsidRDefault="14E2AB8F" w:rsidP="207A94BE">
      <w:r>
        <w:lastRenderedPageBreak/>
        <w:t>Once this classifier is trained, it is used to predict the classifications of each of the testing vectors.</w:t>
      </w:r>
      <w:r w:rsidR="6464A7B4">
        <w:t xml:space="preserve"> The method </w:t>
      </w:r>
      <w:proofErr w:type="gramStart"/>
      <w:r w:rsidR="6464A7B4" w:rsidRPr="01364254">
        <w:rPr>
          <w:b/>
          <w:bCs/>
        </w:rPr>
        <w:t>predict</w:t>
      </w:r>
      <w:r w:rsidR="603C4566" w:rsidRPr="01364254">
        <w:rPr>
          <w:b/>
          <w:bCs/>
        </w:rPr>
        <w:t>(</w:t>
      </w:r>
      <w:proofErr w:type="gramEnd"/>
      <w:r w:rsidR="603C4566" w:rsidRPr="01364254">
        <w:rPr>
          <w:b/>
          <w:bCs/>
        </w:rPr>
        <w:t>)</w:t>
      </w:r>
      <w:r w:rsidR="6464A7B4">
        <w:t xml:space="preserve"> is called on </w:t>
      </w:r>
      <w:r w:rsidR="6464A7B4" w:rsidRPr="01364254">
        <w:rPr>
          <w:i/>
          <w:iCs/>
        </w:rPr>
        <w:t>trainedModel</w:t>
      </w:r>
      <w:r w:rsidR="6464A7B4">
        <w:t xml:space="preserve"> with the testing vectors as its input parameter.</w:t>
      </w:r>
      <w:r>
        <w:t xml:space="preserve"> This produces a list of 0 or 1 classifications, </w:t>
      </w:r>
      <w:r w:rsidR="4C93A0CC">
        <w:t xml:space="preserve">called </w:t>
      </w:r>
      <w:r w:rsidRPr="01364254">
        <w:rPr>
          <w:i/>
          <w:iCs/>
        </w:rPr>
        <w:t>predictedFlags</w:t>
      </w:r>
      <w:r>
        <w:t xml:space="preserve">. </w:t>
      </w:r>
      <w:proofErr w:type="gramStart"/>
      <w:r w:rsidR="62B8A6E3" w:rsidRPr="01364254">
        <w:rPr>
          <w:b/>
          <w:bCs/>
        </w:rPr>
        <w:t>t</w:t>
      </w:r>
      <w:r w:rsidRPr="01364254">
        <w:rPr>
          <w:b/>
          <w:bCs/>
        </w:rPr>
        <w:t>rain</w:t>
      </w:r>
      <w:r w:rsidR="09B64B41" w:rsidRPr="01364254">
        <w:rPr>
          <w:b/>
          <w:bCs/>
        </w:rPr>
        <w:t>AndPredict</w:t>
      </w:r>
      <w:r w:rsidR="1FD3BE24" w:rsidRPr="01364254">
        <w:rPr>
          <w:b/>
          <w:bCs/>
        </w:rPr>
        <w:t>(</w:t>
      </w:r>
      <w:proofErr w:type="gramEnd"/>
      <w:r w:rsidR="1FD3BE24" w:rsidRPr="01364254">
        <w:rPr>
          <w:b/>
          <w:bCs/>
        </w:rPr>
        <w:t>)</w:t>
      </w:r>
      <w:r w:rsidR="1FD3BE24">
        <w:t xml:space="preserve"> then returns </w:t>
      </w:r>
      <w:r w:rsidR="1FD3BE24" w:rsidRPr="01364254">
        <w:rPr>
          <w:i/>
          <w:iCs/>
        </w:rPr>
        <w:t>trainedModel</w:t>
      </w:r>
      <w:r w:rsidR="1FD3BE24">
        <w:t xml:space="preserve"> and </w:t>
      </w:r>
      <w:r w:rsidR="1FD3BE24" w:rsidRPr="01364254">
        <w:rPr>
          <w:i/>
          <w:iCs/>
        </w:rPr>
        <w:t>predictedFlags</w:t>
      </w:r>
      <w:r w:rsidR="1FD3BE24">
        <w:t>.</w:t>
      </w:r>
    </w:p>
    <w:p w14:paraId="28D42B60" w14:textId="1CB40534" w:rsidR="0BD70034" w:rsidRDefault="0BD70034" w:rsidP="4DD1A7F1">
      <w:pPr>
        <w:pStyle w:val="Heading2"/>
        <w:spacing w:line="259" w:lineRule="auto"/>
      </w:pPr>
      <w:bookmarkStart w:id="168" w:name="_Toc175214062"/>
      <w:r>
        <w:t>Evaluate</w:t>
      </w:r>
      <w:bookmarkEnd w:id="168"/>
    </w:p>
    <w:p w14:paraId="414BC0AC" w14:textId="34CF8660" w:rsidR="217E1555" w:rsidRDefault="217E1555" w:rsidP="207A94BE">
      <w:r>
        <w:t xml:space="preserve">Evaluating an NLP program is implemented through the </w:t>
      </w:r>
      <w:proofErr w:type="gramStart"/>
      <w:r w:rsidRPr="643F33C5">
        <w:rPr>
          <w:b/>
          <w:bCs/>
        </w:rPr>
        <w:t>evaluateNLP(</w:t>
      </w:r>
      <w:proofErr w:type="gramEnd"/>
      <w:r w:rsidRPr="643F33C5">
        <w:rPr>
          <w:b/>
          <w:bCs/>
        </w:rPr>
        <w:t>)</w:t>
      </w:r>
      <w:r>
        <w:t xml:space="preserve"> method. This method constructs an Evaluate object</w:t>
      </w:r>
      <w:r w:rsidR="3B947122">
        <w:t xml:space="preserve">, called </w:t>
      </w:r>
      <w:r w:rsidR="3B947122" w:rsidRPr="643F33C5">
        <w:rPr>
          <w:i/>
          <w:iCs/>
        </w:rPr>
        <w:t>eval</w:t>
      </w:r>
      <w:r w:rsidR="3B947122">
        <w:t xml:space="preserve">, </w:t>
      </w:r>
      <w:r>
        <w:t xml:space="preserve">taking the </w:t>
      </w:r>
      <w:r w:rsidRPr="643F33C5">
        <w:rPr>
          <w:i/>
          <w:iCs/>
        </w:rPr>
        <w:t>actualFlags</w:t>
      </w:r>
      <w:r>
        <w:t xml:space="preserve">, </w:t>
      </w:r>
      <w:r w:rsidRPr="643F33C5">
        <w:rPr>
          <w:i/>
          <w:iCs/>
        </w:rPr>
        <w:t>predictedFlags</w:t>
      </w:r>
      <w:r>
        <w:t xml:space="preserve">, </w:t>
      </w:r>
      <w:r w:rsidRPr="643F33C5">
        <w:rPr>
          <w:i/>
          <w:iCs/>
        </w:rPr>
        <w:t>times</w:t>
      </w:r>
      <w:r>
        <w:t xml:space="preserve">, and </w:t>
      </w:r>
      <w:r w:rsidRPr="643F33C5">
        <w:rPr>
          <w:i/>
          <w:iCs/>
        </w:rPr>
        <w:t>spaces</w:t>
      </w:r>
      <w:r>
        <w:t xml:space="preserve"> attributes</w:t>
      </w:r>
      <w:ins w:id="169" w:author="McNamara, George" w:date="2025-01-20T10:29:00Z">
        <w:r w:rsidR="008E0CC9">
          <w:t>,</w:t>
        </w:r>
      </w:ins>
      <w:r>
        <w:t xml:space="preserve"> </w:t>
      </w:r>
      <w:r w:rsidR="6BD8A8BF">
        <w:t>instantiated</w:t>
      </w:r>
      <w:r>
        <w:t xml:space="preserve"> by running </w:t>
      </w:r>
      <w:proofErr w:type="gramStart"/>
      <w:r w:rsidRPr="643F33C5">
        <w:rPr>
          <w:b/>
          <w:bCs/>
        </w:rPr>
        <w:t>create(</w:t>
      </w:r>
      <w:proofErr w:type="gramEnd"/>
      <w:r w:rsidRPr="643F33C5">
        <w:rPr>
          <w:b/>
          <w:bCs/>
        </w:rPr>
        <w:t>)</w:t>
      </w:r>
      <w:ins w:id="170" w:author="McNamara, George" w:date="2025-01-20T10:29:00Z">
        <w:r w:rsidR="008E0CC9" w:rsidRPr="008E0CC9">
          <w:rPr>
            <w:rPrChange w:id="171" w:author="McNamara, George" w:date="2025-01-20T10:29:00Z">
              <w:rPr>
                <w:b/>
                <w:bCs/>
              </w:rPr>
            </w:rPrChange>
          </w:rPr>
          <w:t>,</w:t>
        </w:r>
      </w:ins>
      <w:r>
        <w:t xml:space="preserve"> as input parameters. For this reason, if </w:t>
      </w:r>
      <w:proofErr w:type="gramStart"/>
      <w:r w:rsidRPr="643F33C5">
        <w:rPr>
          <w:b/>
          <w:bCs/>
        </w:rPr>
        <w:t>evaluateNLP(</w:t>
      </w:r>
      <w:proofErr w:type="gramEnd"/>
      <w:r w:rsidRPr="643F33C5">
        <w:rPr>
          <w:b/>
          <w:bCs/>
        </w:rPr>
        <w:t>)</w:t>
      </w:r>
      <w:r w:rsidR="08DC7744">
        <w:t xml:space="preserve"> is run on an NLP object </w:t>
      </w:r>
      <w:r w:rsidR="2A9F93E0">
        <w:t xml:space="preserve">before </w:t>
      </w:r>
      <w:r w:rsidR="2A9F93E0" w:rsidRPr="643F33C5">
        <w:rPr>
          <w:b/>
          <w:bCs/>
        </w:rPr>
        <w:t>create()</w:t>
      </w:r>
      <w:r w:rsidR="2A9F93E0">
        <w:t xml:space="preserve">, it will produce an error. </w:t>
      </w:r>
      <w:r w:rsidR="39141FC8">
        <w:t xml:space="preserve">The </w:t>
      </w:r>
      <w:r w:rsidR="00740DAC">
        <w:rPr>
          <w:i/>
          <w:iCs/>
        </w:rPr>
        <w:t xml:space="preserve">eval </w:t>
      </w:r>
      <w:r w:rsidR="6B934A62">
        <w:t xml:space="preserve">method </w:t>
      </w:r>
      <w:proofErr w:type="gramStart"/>
      <w:r w:rsidR="6B934A62" w:rsidRPr="643F33C5">
        <w:rPr>
          <w:b/>
          <w:bCs/>
        </w:rPr>
        <w:t>evaluate(</w:t>
      </w:r>
      <w:proofErr w:type="gramEnd"/>
      <w:r w:rsidR="6B934A62" w:rsidRPr="643F33C5">
        <w:rPr>
          <w:b/>
          <w:bCs/>
        </w:rPr>
        <w:t>)</w:t>
      </w:r>
      <w:r w:rsidR="6B934A62">
        <w:t xml:space="preserve"> is then called within </w:t>
      </w:r>
      <w:r w:rsidR="6B934A62" w:rsidRPr="643F33C5">
        <w:rPr>
          <w:b/>
          <w:bCs/>
        </w:rPr>
        <w:t>evaluateNLP()</w:t>
      </w:r>
      <w:r w:rsidR="6B934A62">
        <w:t xml:space="preserve"> which </w:t>
      </w:r>
      <w:r w:rsidR="22F7BC95">
        <w:t xml:space="preserve">creates the NLP object attribute </w:t>
      </w:r>
      <w:r w:rsidR="22F7BC95" w:rsidRPr="643F33C5">
        <w:rPr>
          <w:i/>
          <w:iCs/>
        </w:rPr>
        <w:t>outputDic</w:t>
      </w:r>
      <w:r w:rsidR="22F7BC95">
        <w:t xml:space="preserve">. </w:t>
      </w:r>
      <w:r w:rsidR="22F7BC95" w:rsidRPr="643F33C5">
        <w:rPr>
          <w:i/>
          <w:iCs/>
        </w:rPr>
        <w:t>outputDic</w:t>
      </w:r>
      <w:r w:rsidR="22F7BC95">
        <w:t xml:space="preserve"> is a Python dictionary object which contains the precision and recall of the NLP program created, calculated based on its performance on the </w:t>
      </w:r>
      <w:r w:rsidR="61547E16">
        <w:t>testing data</w:t>
      </w:r>
      <w:r w:rsidR="006324CA">
        <w:t xml:space="preserve">. </w:t>
      </w:r>
      <w:r w:rsidR="006324CA">
        <w:rPr>
          <w:i/>
          <w:iCs/>
        </w:rPr>
        <w:t>outputDic</w:t>
      </w:r>
      <w:r w:rsidR="002F69A9">
        <w:rPr>
          <w:i/>
          <w:iCs/>
        </w:rPr>
        <w:t xml:space="preserve"> </w:t>
      </w:r>
      <w:r w:rsidR="002F69A9">
        <w:t>also contains</w:t>
      </w:r>
      <w:r w:rsidR="4F7DA1EE">
        <w:t xml:space="preserve"> </w:t>
      </w:r>
      <w:r w:rsidR="61547E16">
        <w:t xml:space="preserve">the total time taken to create the program, the peak memory used to create the program, and breakdowns of the time and memory used in </w:t>
      </w:r>
      <w:r w:rsidR="39546C5B">
        <w:t>smaller processes.</w:t>
      </w:r>
    </w:p>
    <w:p w14:paraId="4F9ACE9B" w14:textId="3897B7B9" w:rsidR="0BD70034" w:rsidRDefault="0BD70034" w:rsidP="4DD1A7F1">
      <w:pPr>
        <w:pStyle w:val="Heading2"/>
        <w:spacing w:line="259" w:lineRule="auto"/>
      </w:pPr>
      <w:bookmarkStart w:id="172" w:name="_Toc175214063"/>
      <w:r>
        <w:t>Export</w:t>
      </w:r>
      <w:bookmarkEnd w:id="172"/>
    </w:p>
    <w:p w14:paraId="0B9AEC61" w14:textId="3AED6EF5" w:rsidR="613880D8" w:rsidRDefault="613880D8" w:rsidP="207A94BE">
      <w:r>
        <w:t xml:space="preserve">Exporting an NLP program is implemented through the </w:t>
      </w:r>
      <w:proofErr w:type="gramStart"/>
      <w:r w:rsidRPr="01364254">
        <w:rPr>
          <w:b/>
          <w:bCs/>
        </w:rPr>
        <w:t>exportNLP(</w:t>
      </w:r>
      <w:proofErr w:type="gramEnd"/>
      <w:r w:rsidRPr="01364254">
        <w:rPr>
          <w:b/>
          <w:bCs/>
        </w:rPr>
        <w:t>)</w:t>
      </w:r>
      <w:r>
        <w:t xml:space="preserve"> method.</w:t>
      </w:r>
      <w:r w:rsidR="401A8969">
        <w:t xml:space="preserve"> This method </w:t>
      </w:r>
      <w:r w:rsidR="7BC48E2F">
        <w:t xml:space="preserve">stores a trained NLP object so that it can be utilised for other implementations. It does this by </w:t>
      </w:r>
      <w:r w:rsidR="401A8969">
        <w:t>creat</w:t>
      </w:r>
      <w:r w:rsidR="5E237F36">
        <w:t>ing</w:t>
      </w:r>
      <w:r w:rsidR="401A8969">
        <w:t xml:space="preserve"> a new directory in the model directory titled ‘</w:t>
      </w:r>
      <w:r w:rsidR="401A8969" w:rsidRPr="01364254">
        <w:rPr>
          <w:i/>
          <w:iCs/>
        </w:rPr>
        <w:t>NAME</w:t>
      </w:r>
      <w:r w:rsidR="401A8969">
        <w:t xml:space="preserve">-NLP-Program' where </w:t>
      </w:r>
      <w:r w:rsidR="401A8969" w:rsidRPr="01364254">
        <w:rPr>
          <w:i/>
          <w:iCs/>
        </w:rPr>
        <w:t xml:space="preserve">NAME </w:t>
      </w:r>
      <w:r w:rsidR="401A8969">
        <w:t>is the capitalised ver</w:t>
      </w:r>
      <w:r w:rsidR="48300B8B">
        <w:t xml:space="preserve">sion of the </w:t>
      </w:r>
      <w:r w:rsidR="48300B8B" w:rsidRPr="01364254">
        <w:rPr>
          <w:i/>
          <w:iCs/>
        </w:rPr>
        <w:t>name</w:t>
      </w:r>
      <w:r w:rsidR="48300B8B">
        <w:t xml:space="preserve"> parameter. </w:t>
      </w:r>
      <w:proofErr w:type="gramStart"/>
      <w:r w:rsidR="51164E3B" w:rsidRPr="01364254">
        <w:rPr>
          <w:b/>
          <w:bCs/>
        </w:rPr>
        <w:t>e</w:t>
      </w:r>
      <w:r w:rsidR="48300B8B" w:rsidRPr="01364254">
        <w:rPr>
          <w:b/>
          <w:bCs/>
        </w:rPr>
        <w:t>xportNLP(</w:t>
      </w:r>
      <w:proofErr w:type="gramEnd"/>
      <w:r w:rsidR="48300B8B" w:rsidRPr="01364254">
        <w:rPr>
          <w:b/>
          <w:bCs/>
        </w:rPr>
        <w:t>)</w:t>
      </w:r>
      <w:r w:rsidR="48300B8B">
        <w:t xml:space="preserve"> then uses the </w:t>
      </w:r>
      <w:r w:rsidR="006B5D5D">
        <w:t>J</w:t>
      </w:r>
      <w:r w:rsidR="48300B8B">
        <w:t xml:space="preserve">oblib method </w:t>
      </w:r>
      <w:r w:rsidR="48300B8B" w:rsidRPr="01364254">
        <w:rPr>
          <w:b/>
          <w:bCs/>
        </w:rPr>
        <w:t>dump()</w:t>
      </w:r>
      <w:r w:rsidR="48300B8B">
        <w:t xml:space="preserve"> to save the NLP object in this n</w:t>
      </w:r>
      <w:r w:rsidR="55390848">
        <w:t xml:space="preserve">ew directory under the name ‘nlp.pkl’. For more information about how the </w:t>
      </w:r>
      <w:proofErr w:type="gramStart"/>
      <w:r w:rsidR="55390848" w:rsidRPr="01364254">
        <w:rPr>
          <w:b/>
          <w:bCs/>
        </w:rPr>
        <w:t>dump(</w:t>
      </w:r>
      <w:proofErr w:type="gramEnd"/>
      <w:r w:rsidR="55390848" w:rsidRPr="01364254">
        <w:rPr>
          <w:b/>
          <w:bCs/>
        </w:rPr>
        <w:t>)</w:t>
      </w:r>
      <w:r w:rsidR="55390848">
        <w:t xml:space="preserve"> method works</w:t>
      </w:r>
      <w:r w:rsidR="4AC8962B">
        <w:t>,</w:t>
      </w:r>
      <w:r w:rsidR="55390848">
        <w:t xml:space="preserve"> consult the </w:t>
      </w:r>
      <w:r w:rsidR="006B5D5D">
        <w:t>J</w:t>
      </w:r>
      <w:r w:rsidR="55390848">
        <w:t>oblib documentation l</w:t>
      </w:r>
      <w:r w:rsidR="478F2F79">
        <w:t xml:space="preserve">inked in </w:t>
      </w:r>
      <w:ins w:id="173" w:author="McNamara, George" w:date="2025-01-20T10:27:00Z">
        <w:r w:rsidR="006F151D">
          <w:t>A</w:t>
        </w:r>
      </w:ins>
      <w:del w:id="174" w:author="McNamara, George" w:date="2025-01-20T10:26:00Z">
        <w:r w:rsidR="478F2F79" w:rsidDel="006F151D">
          <w:delText>a</w:delText>
        </w:r>
      </w:del>
      <w:r w:rsidR="478F2F79">
        <w:t>ppendix 1. A guide for how to load a saved NLP object is provided</w:t>
      </w:r>
      <w:r w:rsidR="4EB15CD9">
        <w:t xml:space="preserve"> in the Usage section below under</w:t>
      </w:r>
      <w:r w:rsidR="006D07D8">
        <w:t xml:space="preserve"> the</w:t>
      </w:r>
      <w:r w:rsidR="4EB15CD9">
        <w:t xml:space="preserve"> Developer Usage section </w:t>
      </w:r>
      <w:r w:rsidR="7220AB32">
        <w:t>‘</w:t>
      </w:r>
      <w:r w:rsidR="4EB15CD9">
        <w:t xml:space="preserve">Using </w:t>
      </w:r>
      <w:r w:rsidR="688B0FC5">
        <w:t>a program’.</w:t>
      </w:r>
    </w:p>
    <w:p w14:paraId="6D32B587" w14:textId="061EC8B8" w:rsidR="0BD70034" w:rsidRDefault="0BD70034" w:rsidP="00E366EA">
      <w:pPr>
        <w:pStyle w:val="Heading2"/>
        <w:tabs>
          <w:tab w:val="left" w:pos="3690"/>
        </w:tabs>
        <w:spacing w:line="259" w:lineRule="auto"/>
      </w:pPr>
      <w:bookmarkStart w:id="175" w:name="_Toc175214064"/>
      <w:r>
        <w:t>Annotate</w:t>
      </w:r>
      <w:bookmarkEnd w:id="175"/>
    </w:p>
    <w:p w14:paraId="34028A7F" w14:textId="4CFC89E9" w:rsidR="0BD70034" w:rsidRDefault="59E41657" w:rsidP="207A94BE">
      <w:r>
        <w:t xml:space="preserve">Utilising an NLP program is implemented through the </w:t>
      </w:r>
      <w:proofErr w:type="gramStart"/>
      <w:r w:rsidRPr="01364254">
        <w:rPr>
          <w:b/>
          <w:bCs/>
        </w:rPr>
        <w:t>annotateDataCSV(</w:t>
      </w:r>
      <w:proofErr w:type="gramEnd"/>
      <w:r w:rsidRPr="01364254">
        <w:rPr>
          <w:b/>
          <w:bCs/>
        </w:rPr>
        <w:t>)</w:t>
      </w:r>
      <w:r>
        <w:t xml:space="preserve"> and </w:t>
      </w:r>
      <w:r w:rsidRPr="01364254">
        <w:rPr>
          <w:b/>
          <w:bCs/>
        </w:rPr>
        <w:t>annotateDataXLSX()</w:t>
      </w:r>
      <w:r>
        <w:t xml:space="preserve"> methods.</w:t>
      </w:r>
      <w:r w:rsidR="78499A15">
        <w:t xml:space="preserve"> </w:t>
      </w:r>
      <w:r w:rsidR="0936A302">
        <w:t>These methods</w:t>
      </w:r>
      <w:r w:rsidR="3BA2B9FF">
        <w:t xml:space="preserve"> take an existing file</w:t>
      </w:r>
      <w:r w:rsidR="00814132">
        <w:t>, .csv or .xlsx</w:t>
      </w:r>
      <w:r w:rsidR="13916454">
        <w:t xml:space="preserve"> respectively</w:t>
      </w:r>
      <w:r w:rsidR="00814132">
        <w:t>,</w:t>
      </w:r>
      <w:r w:rsidR="13916454">
        <w:t xml:space="preserve"> which c</w:t>
      </w:r>
      <w:r w:rsidR="3BA2B9FF">
        <w:t>ontain</w:t>
      </w:r>
      <w:r w:rsidR="5DEE1A0A">
        <w:t>s</w:t>
      </w:r>
      <w:r w:rsidR="3BA2B9FF">
        <w:t xml:space="preserve"> a column</w:t>
      </w:r>
      <w:r w:rsidR="158D0C1C">
        <w:t>(s)</w:t>
      </w:r>
      <w:r w:rsidR="3BA2B9FF">
        <w:t xml:space="preserve"> whose entries are free text</w:t>
      </w:r>
      <w:r w:rsidR="00814132">
        <w:t>. This method then</w:t>
      </w:r>
      <w:r w:rsidR="3BA2B9FF">
        <w:t xml:space="preserve"> adds a column of text</w:t>
      </w:r>
      <w:r w:rsidR="00814132">
        <w:t>.</w:t>
      </w:r>
      <w:r w:rsidR="3BA2B9FF">
        <w:t xml:space="preserve"> These classifications are created using the NLP program. Th</w:t>
      </w:r>
      <w:r w:rsidR="267B508E">
        <w:t>is is done</w:t>
      </w:r>
      <w:r w:rsidR="3BA2B9FF">
        <w:t xml:space="preserve"> by importing all records fr</w:t>
      </w:r>
      <w:r w:rsidR="0CF3A8DE">
        <w:t xml:space="preserve">om the existing file into a list called </w:t>
      </w:r>
      <w:r w:rsidR="0CF3A8DE" w:rsidRPr="01364254">
        <w:rPr>
          <w:i/>
          <w:iCs/>
        </w:rPr>
        <w:t>outList</w:t>
      </w:r>
      <w:r w:rsidR="0CF3A8DE">
        <w:t xml:space="preserve">. This list of records is converted into a list of vectors using the </w:t>
      </w:r>
      <w:r w:rsidR="0CF3A8DE" w:rsidRPr="01364254">
        <w:rPr>
          <w:i/>
          <w:iCs/>
        </w:rPr>
        <w:t>vectorise</w:t>
      </w:r>
      <w:r w:rsidR="0CF3A8DE">
        <w:t xml:space="preserve"> method </w:t>
      </w:r>
      <w:proofErr w:type="gramStart"/>
      <w:r w:rsidR="0CF3A8DE" w:rsidRPr="01364254">
        <w:rPr>
          <w:b/>
          <w:bCs/>
        </w:rPr>
        <w:t>vectoriseList(</w:t>
      </w:r>
      <w:proofErr w:type="gramEnd"/>
      <w:r w:rsidR="0CF3A8DE" w:rsidRPr="01364254">
        <w:rPr>
          <w:b/>
          <w:bCs/>
        </w:rPr>
        <w:t>)</w:t>
      </w:r>
      <w:r w:rsidR="0CF3A8DE">
        <w:t xml:space="preserve">. </w:t>
      </w:r>
      <w:proofErr w:type="gramStart"/>
      <w:r w:rsidR="06F05EC9" w:rsidRPr="01364254">
        <w:rPr>
          <w:b/>
          <w:bCs/>
        </w:rPr>
        <w:t>v</w:t>
      </w:r>
      <w:r w:rsidR="0CF3A8DE" w:rsidRPr="01364254">
        <w:rPr>
          <w:b/>
          <w:bCs/>
        </w:rPr>
        <w:t>ectoriseList(</w:t>
      </w:r>
      <w:proofErr w:type="gramEnd"/>
      <w:r w:rsidR="0CF3A8DE" w:rsidRPr="01364254">
        <w:rPr>
          <w:b/>
          <w:bCs/>
        </w:rPr>
        <w:t>)</w:t>
      </w:r>
      <w:r w:rsidR="0CF3A8DE">
        <w:t xml:space="preserve"> </w:t>
      </w:r>
      <w:r w:rsidR="67D96DF6">
        <w:t xml:space="preserve">uses a vectorisation process identical to that implemented in the vectorise method </w:t>
      </w:r>
      <w:r w:rsidR="67D96DF6" w:rsidRPr="01364254">
        <w:rPr>
          <w:b/>
          <w:bCs/>
        </w:rPr>
        <w:t>vectorise()</w:t>
      </w:r>
      <w:r w:rsidR="67D96DF6">
        <w:t>.</w:t>
      </w:r>
      <w:r w:rsidR="52F8BD36">
        <w:t xml:space="preserve"> </w:t>
      </w:r>
      <w:proofErr w:type="gramStart"/>
      <w:r w:rsidR="52F8BD36" w:rsidRPr="01364254">
        <w:rPr>
          <w:b/>
          <w:bCs/>
        </w:rPr>
        <w:t>annotateDataCSV(</w:t>
      </w:r>
      <w:proofErr w:type="gramEnd"/>
      <w:r w:rsidR="52F8BD36" w:rsidRPr="01364254">
        <w:rPr>
          <w:b/>
          <w:bCs/>
        </w:rPr>
        <w:t>)</w:t>
      </w:r>
      <w:r w:rsidR="52F8BD36">
        <w:t xml:space="preserve"> and </w:t>
      </w:r>
      <w:r w:rsidR="52F8BD36" w:rsidRPr="01364254">
        <w:rPr>
          <w:b/>
          <w:bCs/>
        </w:rPr>
        <w:t>annotateDataXLSX()</w:t>
      </w:r>
      <w:r w:rsidR="52F8BD36">
        <w:t xml:space="preserve"> then call the method </w:t>
      </w:r>
      <w:r w:rsidR="52F8BD36" w:rsidRPr="01364254">
        <w:rPr>
          <w:b/>
          <w:bCs/>
        </w:rPr>
        <w:t>predict()</w:t>
      </w:r>
      <w:r w:rsidR="52F8BD36">
        <w:t xml:space="preserve"> </w:t>
      </w:r>
      <w:r w:rsidR="6D37F3F4">
        <w:t xml:space="preserve">on the </w:t>
      </w:r>
      <w:r w:rsidR="6D37F3F4" w:rsidRPr="01364254">
        <w:rPr>
          <w:i/>
          <w:iCs/>
        </w:rPr>
        <w:t>trainedModel</w:t>
      </w:r>
      <w:r w:rsidR="6D37F3F4">
        <w:t xml:space="preserve"> attribute of the NLP object </w:t>
      </w:r>
      <w:r w:rsidR="52F8BD36">
        <w:t xml:space="preserve">to convert this list of vectors into a list of 0 or 1 classifications. </w:t>
      </w:r>
      <w:r w:rsidR="67D96DF6">
        <w:t xml:space="preserve"> </w:t>
      </w:r>
      <w:r w:rsidR="75F813FA">
        <w:t>Finally, these classifications are written into the existing file.</w:t>
      </w:r>
    </w:p>
    <w:p w14:paraId="32FBD9C0" w14:textId="77777777" w:rsidR="004B04DD" w:rsidRDefault="004B04DD" w:rsidP="4DD1A7F1">
      <w:pPr>
        <w:pStyle w:val="Heading2"/>
      </w:pPr>
    </w:p>
    <w:p w14:paraId="02397447" w14:textId="77777777" w:rsidR="004B04DD" w:rsidRDefault="004B04DD" w:rsidP="4DD1A7F1">
      <w:pPr>
        <w:pStyle w:val="Heading2"/>
      </w:pPr>
    </w:p>
    <w:p w14:paraId="0DF52731" w14:textId="02DD635C" w:rsidR="0BD70034" w:rsidRDefault="0BD70034" w:rsidP="4DD1A7F1">
      <w:pPr>
        <w:pStyle w:val="Heading2"/>
      </w:pPr>
      <w:bookmarkStart w:id="176" w:name="_Toc175214065"/>
      <w:r>
        <w:lastRenderedPageBreak/>
        <w:t>Approximate Complexities</w:t>
      </w:r>
      <w:bookmarkEnd w:id="176"/>
    </w:p>
    <w:p w14:paraId="660AF02F" w14:textId="25B6B889" w:rsidR="3E5BA8AF" w:rsidRDefault="3E5BA8AF" w:rsidP="207A94BE">
      <w:r>
        <w:t xml:space="preserve">Approximating the time and space complexities of an NLP program is implemented through the </w:t>
      </w:r>
      <w:proofErr w:type="gramStart"/>
      <w:r w:rsidRPr="643F33C5">
        <w:rPr>
          <w:b/>
          <w:bCs/>
        </w:rPr>
        <w:t>approximateComplexities(</w:t>
      </w:r>
      <w:proofErr w:type="gramEnd"/>
      <w:r w:rsidRPr="643F33C5">
        <w:rPr>
          <w:b/>
          <w:bCs/>
        </w:rPr>
        <w:t>)</w:t>
      </w:r>
      <w:r>
        <w:t xml:space="preserve"> method.</w:t>
      </w:r>
      <w:r w:rsidR="45476397">
        <w:t xml:space="preserve"> This method creates a ComplexityApproximator object. Th</w:t>
      </w:r>
      <w:r w:rsidR="5E60B9FC">
        <w:t xml:space="preserve">e constructor for this object receives the list of training records from the NLP object to sample inputs from, and a lambda expression which implements the method </w:t>
      </w:r>
      <w:proofErr w:type="gramStart"/>
      <w:r w:rsidR="5E60B9FC" w:rsidRPr="643F33C5">
        <w:rPr>
          <w:b/>
          <w:bCs/>
        </w:rPr>
        <w:t>predictSing</w:t>
      </w:r>
      <w:r w:rsidR="4BCEAF1E" w:rsidRPr="643F33C5">
        <w:rPr>
          <w:b/>
          <w:bCs/>
        </w:rPr>
        <w:t>le(</w:t>
      </w:r>
      <w:proofErr w:type="gramEnd"/>
      <w:r w:rsidR="4BCEAF1E" w:rsidRPr="643F33C5">
        <w:rPr>
          <w:b/>
          <w:bCs/>
        </w:rPr>
        <w:t>)</w:t>
      </w:r>
      <w:r w:rsidR="4BCEAF1E">
        <w:t xml:space="preserve"> to evaluate on these sample inputs. </w:t>
      </w:r>
      <w:proofErr w:type="gramStart"/>
      <w:r w:rsidR="4BCEAF1E" w:rsidRPr="643F33C5">
        <w:rPr>
          <w:b/>
          <w:bCs/>
        </w:rPr>
        <w:t>predictSingle(</w:t>
      </w:r>
      <w:proofErr w:type="gramEnd"/>
      <w:r w:rsidR="4BCEAF1E" w:rsidRPr="643F33C5">
        <w:rPr>
          <w:b/>
          <w:bCs/>
        </w:rPr>
        <w:t>)</w:t>
      </w:r>
      <w:r w:rsidR="4BCEAF1E">
        <w:t xml:space="preserve"> takes a single record and produces a </w:t>
      </w:r>
      <w:r w:rsidR="00152DB8">
        <w:t>0 or 1</w:t>
      </w:r>
      <w:r w:rsidR="11993622">
        <w:t xml:space="preserve"> </w:t>
      </w:r>
      <w:r w:rsidR="4BCEAF1E">
        <w:t xml:space="preserve">classification. </w:t>
      </w:r>
      <w:r w:rsidR="6FAA3823">
        <w:t xml:space="preserve">Within </w:t>
      </w:r>
      <w:proofErr w:type="gramStart"/>
      <w:r w:rsidR="6FAA3823" w:rsidRPr="643F33C5">
        <w:rPr>
          <w:b/>
          <w:bCs/>
        </w:rPr>
        <w:t>approximateComplexities</w:t>
      </w:r>
      <w:r w:rsidR="4109B9FF" w:rsidRPr="643F33C5">
        <w:rPr>
          <w:b/>
          <w:bCs/>
        </w:rPr>
        <w:t>(</w:t>
      </w:r>
      <w:proofErr w:type="gramEnd"/>
      <w:r w:rsidR="4109B9FF" w:rsidRPr="643F33C5">
        <w:rPr>
          <w:b/>
          <w:bCs/>
        </w:rPr>
        <w:t>)</w:t>
      </w:r>
      <w:r w:rsidR="6FAA3823">
        <w:t xml:space="preserve">, the methods </w:t>
      </w:r>
      <w:r w:rsidR="6FAA3823" w:rsidRPr="643F33C5">
        <w:rPr>
          <w:b/>
          <w:bCs/>
        </w:rPr>
        <w:t>approxTimeComplexity()</w:t>
      </w:r>
      <w:r w:rsidR="6FAA3823">
        <w:t xml:space="preserve"> and </w:t>
      </w:r>
      <w:r w:rsidR="6FAA3823" w:rsidRPr="643F33C5">
        <w:rPr>
          <w:b/>
          <w:bCs/>
        </w:rPr>
        <w:t>approxSpaceComplexity()</w:t>
      </w:r>
      <w:r w:rsidR="6FAA3823">
        <w:t xml:space="preserve"> are both </w:t>
      </w:r>
      <w:r w:rsidR="585C2B33">
        <w:t xml:space="preserve">called on the ComplexityApproximator object. These two methods behave identically except the first measures </w:t>
      </w:r>
      <w:r w:rsidR="004B04DD">
        <w:t>run time and the second measures peak memory usage.</w:t>
      </w:r>
    </w:p>
    <w:p w14:paraId="385156D1" w14:textId="38CB8CD1" w:rsidR="1A2EC2A9" w:rsidRDefault="1A2EC2A9" w:rsidP="207A94BE">
      <w:r>
        <w:t xml:space="preserve">Based on the number of records available in the training data, the ComplexityApproximator chooses a list of </w:t>
      </w:r>
      <w:r w:rsidR="64ED235D">
        <w:t xml:space="preserve">sub-list </w:t>
      </w:r>
      <w:r>
        <w:t xml:space="preserve">sizes. </w:t>
      </w:r>
      <w:r w:rsidR="575FE8EB">
        <w:t>A set of sub</w:t>
      </w:r>
      <w:r w:rsidR="319E5953">
        <w:t>-</w:t>
      </w:r>
      <w:r w:rsidR="575FE8EB">
        <w:t xml:space="preserve">lists </w:t>
      </w:r>
      <w:r w:rsidR="7813EA38">
        <w:t>is</w:t>
      </w:r>
      <w:r w:rsidR="575FE8EB">
        <w:t xml:space="preserve"> then extracted from the list of training data. </w:t>
      </w:r>
      <w:proofErr w:type="gramStart"/>
      <w:r w:rsidR="6CFEC80C" w:rsidRPr="01364254">
        <w:rPr>
          <w:b/>
          <w:bCs/>
        </w:rPr>
        <w:t>predictSingle(</w:t>
      </w:r>
      <w:proofErr w:type="gramEnd"/>
      <w:r w:rsidR="6CFEC80C" w:rsidRPr="01364254">
        <w:rPr>
          <w:b/>
          <w:bCs/>
        </w:rPr>
        <w:t>)</w:t>
      </w:r>
      <w:r w:rsidR="6CFEC80C">
        <w:t xml:space="preserve"> is then run iteratively on each element of a sub</w:t>
      </w:r>
      <w:r w:rsidR="286CDC90">
        <w:t>-</w:t>
      </w:r>
      <w:r w:rsidR="6CFEC80C">
        <w:t xml:space="preserve">list, with the </w:t>
      </w:r>
      <w:r w:rsidR="004B04DD">
        <w:t>run time</w:t>
      </w:r>
      <w:r w:rsidR="6CFEC80C">
        <w:t xml:space="preserve"> or peak memory used being recorded. This is repeated for each of the sub-lists to produce a</w:t>
      </w:r>
      <w:r w:rsidR="5E6551B0">
        <w:t xml:space="preserve"> set of</w:t>
      </w:r>
      <w:r w:rsidR="6CFEC80C">
        <w:t xml:space="preserve"> time or memory measurements.</w:t>
      </w:r>
      <w:r w:rsidR="05BFC143">
        <w:t xml:space="preserve"> </w:t>
      </w:r>
      <w:proofErr w:type="gramStart"/>
      <w:r w:rsidR="671B91EA" w:rsidRPr="01364254">
        <w:rPr>
          <w:b/>
          <w:bCs/>
        </w:rPr>
        <w:t>approxTimeComplexity(</w:t>
      </w:r>
      <w:proofErr w:type="gramEnd"/>
      <w:r w:rsidR="671B91EA" w:rsidRPr="01364254">
        <w:rPr>
          <w:b/>
          <w:bCs/>
        </w:rPr>
        <w:t>)</w:t>
      </w:r>
      <w:r w:rsidR="671B91EA">
        <w:t xml:space="preserve"> and </w:t>
      </w:r>
      <w:r w:rsidR="671B91EA" w:rsidRPr="01364254">
        <w:rPr>
          <w:b/>
          <w:bCs/>
        </w:rPr>
        <w:t>approxSpaceComplexity()</w:t>
      </w:r>
      <w:r w:rsidR="671B91EA">
        <w:t xml:space="preserve"> then use the </w:t>
      </w:r>
      <w:r w:rsidR="17CD9AAD">
        <w:t>NumPy</w:t>
      </w:r>
      <w:r w:rsidR="671B91EA">
        <w:t xml:space="preserve"> function </w:t>
      </w:r>
      <w:proofErr w:type="spellStart"/>
      <w:r w:rsidR="671B91EA" w:rsidRPr="01364254">
        <w:rPr>
          <w:b/>
          <w:bCs/>
        </w:rPr>
        <w:t>polyfit</w:t>
      </w:r>
      <w:proofErr w:type="spellEnd"/>
      <w:r w:rsidR="671B91EA" w:rsidRPr="01364254">
        <w:rPr>
          <w:b/>
          <w:bCs/>
        </w:rPr>
        <w:t>()</w:t>
      </w:r>
      <w:r w:rsidR="671B91EA">
        <w:t xml:space="preserve"> to approximate a linear relationship between the natural logarithm of the sub-list sizes and the natural logarithm of the time or memory measurements. The gradient of this lin</w:t>
      </w:r>
      <w:r w:rsidR="51F6C03F">
        <w:t>ear relationship, k, is returned as the approximate order n to the power of k complexity.</w:t>
      </w:r>
    </w:p>
    <w:p w14:paraId="1AEF037A" w14:textId="12EDA8B2" w:rsidR="00501285" w:rsidRDefault="00501285" w:rsidP="00501285">
      <w:pPr>
        <w:pStyle w:val="Heading1"/>
      </w:pPr>
      <w:bookmarkStart w:id="177" w:name="_Toc175214066"/>
      <w:r>
        <w:t>Usage</w:t>
      </w:r>
      <w:bookmarkEnd w:id="177"/>
    </w:p>
    <w:p w14:paraId="65E76A53" w14:textId="6FB95172" w:rsidR="56995245" w:rsidRDefault="2E96AB3F" w:rsidP="4C6FFAD7">
      <w:pPr>
        <w:pStyle w:val="Heading2"/>
        <w:spacing w:line="259" w:lineRule="auto"/>
      </w:pPr>
      <w:bookmarkStart w:id="178" w:name="_Toc175214067"/>
      <w:r>
        <w:t>Developer Usage</w:t>
      </w:r>
      <w:bookmarkEnd w:id="178"/>
    </w:p>
    <w:p w14:paraId="04DCCFF4" w14:textId="74E31FA6" w:rsidR="52AEEC63" w:rsidRDefault="003E1CEA">
      <w:proofErr w:type="spellStart"/>
      <w:ins w:id="179" w:author="McNamara, George" w:date="2025-01-22T12:45:00Z">
        <w:r>
          <w:t>EpiNLP</w:t>
        </w:r>
        <w:proofErr w:type="spellEnd"/>
        <w:r>
          <w:t xml:space="preserve"> Builder</w:t>
        </w:r>
      </w:ins>
      <w:ins w:id="180" w:author="McNamara, George" w:date="2025-01-20T10:31:00Z">
        <w:r w:rsidR="002A5232" w:rsidDel="002A5232">
          <w:t xml:space="preserve"> </w:t>
        </w:r>
      </w:ins>
      <w:del w:id="181" w:author="McNamara, George" w:date="2025-01-20T10:31:00Z">
        <w:r w:rsidR="52AEEC63" w:rsidDel="002A5232">
          <w:delText xml:space="preserve">The ACT Health NLP Program Builder </w:delText>
        </w:r>
      </w:del>
      <w:r w:rsidR="52AEEC63">
        <w:t xml:space="preserve">can be used as a software package without interacting with the GUI. This method may be preferred by those with coding experience in Python who wish to create multiple NLP Programs. To use </w:t>
      </w:r>
      <w:proofErr w:type="spellStart"/>
      <w:ins w:id="182" w:author="McNamara, George" w:date="2025-01-22T12:45:00Z">
        <w:r>
          <w:t>EpiNLP</w:t>
        </w:r>
        <w:proofErr w:type="spellEnd"/>
        <w:r>
          <w:t xml:space="preserve"> Builder</w:t>
        </w:r>
      </w:ins>
      <w:ins w:id="183" w:author="McNamara, George" w:date="2025-01-20T10:31:00Z">
        <w:r w:rsidR="002A5232" w:rsidDel="002A5232">
          <w:t xml:space="preserve"> </w:t>
        </w:r>
      </w:ins>
      <w:del w:id="184" w:author="McNamara, George" w:date="2025-01-20T10:31:00Z">
        <w:r w:rsidR="52AEEC63" w:rsidDel="002A5232">
          <w:delText xml:space="preserve">the ACT Health NLP Program Builder </w:delText>
        </w:r>
      </w:del>
      <w:r w:rsidR="52AEEC63">
        <w:t>as a software package, it needs to be installed in the Python environment being used. The package is available from both PyPI and GitHub and can be installed using either pip or conda. To install this software package, open a terminal in the Python environment which will be used when writing code. Depending on how and from where you wish to install the package, run one of the following commands.</w:t>
      </w:r>
    </w:p>
    <w:p w14:paraId="0F0704BC" w14:textId="37944EC6" w:rsidR="52AEEC63" w:rsidRDefault="52AEEC63">
      <w:r>
        <w:t>To install using pip from PyPI run:</w:t>
      </w:r>
    </w:p>
    <w:p w14:paraId="6BDBEC83" w14:textId="5E5C8D92" w:rsidR="207A94BE" w:rsidRDefault="00545ACF">
      <w:r>
        <w:t>…</w:t>
      </w:r>
    </w:p>
    <w:p w14:paraId="7E241574" w14:textId="4B0D11D5" w:rsidR="52AEEC63" w:rsidRDefault="52AEEC63">
      <w:r>
        <w:t>To install using pip from GitHub run:</w:t>
      </w:r>
    </w:p>
    <w:p w14:paraId="6A57F1EB" w14:textId="76EFC800" w:rsidR="207A94BE" w:rsidRDefault="00545ACF">
      <w:r>
        <w:t>…</w:t>
      </w:r>
    </w:p>
    <w:p w14:paraId="54112ABF" w14:textId="4C09755D" w:rsidR="52AEEC63" w:rsidRDefault="52AEEC63">
      <w:r>
        <w:t>To install using conda from PyPI run:</w:t>
      </w:r>
    </w:p>
    <w:p w14:paraId="040A72C1" w14:textId="19D28031" w:rsidR="207A94BE" w:rsidRDefault="00545ACF">
      <w:r>
        <w:t>…</w:t>
      </w:r>
    </w:p>
    <w:p w14:paraId="1BE6705C" w14:textId="7235188E" w:rsidR="52AEEC63" w:rsidRDefault="52AEEC63">
      <w:r>
        <w:t>To install using conda from GitHub run:</w:t>
      </w:r>
    </w:p>
    <w:p w14:paraId="7C199D13" w14:textId="1DF0895C" w:rsidR="52AEEC63" w:rsidRDefault="00545ACF">
      <w:r>
        <w:t xml:space="preserve">… </w:t>
      </w:r>
      <w:hyperlink r:id="rId22" w:history="1">
        <w:r w:rsidRPr="0009194E">
          <w:rPr>
            <w:rStyle w:val="Hyperlink"/>
          </w:rPr>
          <w:t>https://stackoverflow.com/questions/19042389/conda-installing-upgrading-directly-from-github</w:t>
        </w:r>
      </w:hyperlink>
    </w:p>
    <w:p w14:paraId="14461625" w14:textId="6544FC9D" w:rsidR="69F7ECB0" w:rsidRDefault="69F7ECB0" w:rsidP="58C9DFCB">
      <w:pPr>
        <w:pStyle w:val="Heading3"/>
        <w:spacing w:line="259" w:lineRule="auto"/>
      </w:pPr>
      <w:r>
        <w:lastRenderedPageBreak/>
        <w:t>Building a Program</w:t>
      </w:r>
    </w:p>
    <w:p w14:paraId="76417C57" w14:textId="284592D8" w:rsidR="0CE5D66A" w:rsidRDefault="0CE5D66A" w:rsidP="58C9DFCB">
      <w:r w:rsidRPr="59BBCC43">
        <w:rPr>
          <w:rStyle w:val="Hyperlink"/>
          <w:u w:val="none"/>
        </w:rPr>
        <w:t xml:space="preserve">Once the package is installed, create an empty Python </w:t>
      </w:r>
      <w:r w:rsidR="004B04DD" w:rsidRPr="59BBCC43">
        <w:rPr>
          <w:rStyle w:val="Hyperlink"/>
          <w:u w:val="none"/>
        </w:rPr>
        <w:t>module,</w:t>
      </w:r>
      <w:r w:rsidRPr="59BBCC43">
        <w:rPr>
          <w:rStyle w:val="Hyperlink"/>
          <w:u w:val="none"/>
        </w:rPr>
        <w:t xml:space="preserve"> and ensure that your editor is using the Python environment in which </w:t>
      </w:r>
      <w:proofErr w:type="spellStart"/>
      <w:ins w:id="185" w:author="McNamara, George" w:date="2025-01-22T12:45:00Z">
        <w:r w:rsidR="003E1CEA">
          <w:t>EpiNLP</w:t>
        </w:r>
        <w:proofErr w:type="spellEnd"/>
        <w:r w:rsidR="003E1CEA">
          <w:t xml:space="preserve"> Builder</w:t>
        </w:r>
      </w:ins>
      <w:ins w:id="186" w:author="McNamara, George" w:date="2025-01-20T10:32:00Z">
        <w:r w:rsidR="002A5232" w:rsidRPr="59BBCC43" w:rsidDel="002A5232">
          <w:rPr>
            <w:rStyle w:val="Hyperlink"/>
            <w:u w:val="none"/>
          </w:rPr>
          <w:t xml:space="preserve"> </w:t>
        </w:r>
      </w:ins>
      <w:del w:id="187" w:author="McNamara, George" w:date="2025-01-20T10:32:00Z">
        <w:r w:rsidRPr="59BBCC43" w:rsidDel="002A5232">
          <w:rPr>
            <w:rStyle w:val="Hyperlink"/>
            <w:u w:val="none"/>
          </w:rPr>
          <w:delText>the NLP Program Builder packa</w:delText>
        </w:r>
        <w:r w:rsidR="36746C82" w:rsidRPr="59BBCC43" w:rsidDel="002A5232">
          <w:rPr>
            <w:rStyle w:val="Hyperlink"/>
            <w:u w:val="none"/>
          </w:rPr>
          <w:delText xml:space="preserve">ge </w:delText>
        </w:r>
      </w:del>
      <w:r w:rsidR="36746C82" w:rsidRPr="59BBCC43">
        <w:rPr>
          <w:rStyle w:val="Hyperlink"/>
          <w:u w:val="none"/>
        </w:rPr>
        <w:t xml:space="preserve">was installed. </w:t>
      </w:r>
      <w:r w:rsidR="3C67B8C2" w:rsidRPr="59BBCC43">
        <w:rPr>
          <w:rStyle w:val="Hyperlink"/>
          <w:u w:val="none"/>
        </w:rPr>
        <w:t xml:space="preserve">At the top of the module, import the </w:t>
      </w:r>
      <w:r w:rsidR="28969DAC" w:rsidRPr="59BBCC43">
        <w:rPr>
          <w:rStyle w:val="Hyperlink"/>
          <w:u w:val="none"/>
        </w:rPr>
        <w:t xml:space="preserve">NLP </w:t>
      </w:r>
      <w:r w:rsidR="5A16B546" w:rsidRPr="59BBCC43">
        <w:rPr>
          <w:rStyle w:val="Hyperlink"/>
          <w:u w:val="none"/>
        </w:rPr>
        <w:t>o</w:t>
      </w:r>
      <w:r w:rsidR="28969DAC" w:rsidRPr="59BBCC43">
        <w:rPr>
          <w:rStyle w:val="Hyperlink"/>
          <w:u w:val="none"/>
        </w:rPr>
        <w:t>bject</w:t>
      </w:r>
      <w:r w:rsidR="3C67B8C2" w:rsidRPr="59BBCC43">
        <w:rPr>
          <w:rStyle w:val="Hyperlink"/>
          <w:u w:val="none"/>
        </w:rPr>
        <w:t xml:space="preserve"> with the line:</w:t>
      </w:r>
    </w:p>
    <w:p w14:paraId="24749BA1" w14:textId="7F1BFE3B" w:rsidR="768A95F9" w:rsidRDefault="00AA7BBB" w:rsidP="56112532">
      <w:pPr>
        <w:rPr>
          <w:rStyle w:val="Hyperlink"/>
          <w:u w:val="none"/>
        </w:rPr>
      </w:pPr>
      <w:del w:id="188" w:author="McNamara, George" w:date="2025-01-20T10:37:00Z">
        <w:r w:rsidDel="000326C4">
          <w:rPr>
            <w:noProof/>
          </w:rPr>
          <w:drawing>
            <wp:inline distT="0" distB="0" distL="0" distR="0" wp14:anchorId="0B646F2B" wp14:editId="79CD0D9D">
              <wp:extent cx="5731510" cy="2590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9080"/>
                      </a:xfrm>
                      <a:prstGeom prst="rect">
                        <a:avLst/>
                      </a:prstGeom>
                    </pic:spPr>
                  </pic:pic>
                </a:graphicData>
              </a:graphic>
            </wp:inline>
          </w:drawing>
        </w:r>
      </w:del>
      <w:ins w:id="189" w:author="McNamara, George" w:date="2025-01-20T10:37:00Z">
        <w:r w:rsidR="000326C4">
          <w:rPr>
            <w:noProof/>
          </w:rPr>
          <w:drawing>
            <wp:inline distT="0" distB="0" distL="0" distR="0" wp14:anchorId="2513B568" wp14:editId="1A89CF3B">
              <wp:extent cx="5731510" cy="240030"/>
              <wp:effectExtent l="0" t="0" r="2540" b="7620"/>
              <wp:docPr id="205893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39513" name=""/>
                      <pic:cNvPicPr/>
                    </pic:nvPicPr>
                    <pic:blipFill>
                      <a:blip r:embed="rId24"/>
                      <a:stretch>
                        <a:fillRect/>
                      </a:stretch>
                    </pic:blipFill>
                    <pic:spPr>
                      <a:xfrm>
                        <a:off x="0" y="0"/>
                        <a:ext cx="5731510" cy="240030"/>
                      </a:xfrm>
                      <a:prstGeom prst="rect">
                        <a:avLst/>
                      </a:prstGeom>
                    </pic:spPr>
                  </pic:pic>
                </a:graphicData>
              </a:graphic>
            </wp:inline>
          </w:drawing>
        </w:r>
      </w:ins>
    </w:p>
    <w:p w14:paraId="1B6EECA3" w14:textId="65D0B86D" w:rsidR="3C67B8C2" w:rsidRDefault="3C67B8C2" w:rsidP="58C9DFCB">
      <w:r w:rsidRPr="59BBCC43">
        <w:rPr>
          <w:rStyle w:val="Hyperlink"/>
          <w:u w:val="none"/>
        </w:rPr>
        <w:t xml:space="preserve">All the functionality required to create, evaluate, export, and operate an NLP Program is contained in an NLP Object. </w:t>
      </w:r>
      <w:r w:rsidR="00A352A9" w:rsidRPr="59BBCC43">
        <w:rPr>
          <w:rStyle w:val="Hyperlink"/>
          <w:u w:val="none"/>
        </w:rPr>
        <w:t>The first step in using the software package is creating an NLP object</w:t>
      </w:r>
      <w:r w:rsidR="1B4A0EBE" w:rsidRPr="59BBCC43">
        <w:rPr>
          <w:rStyle w:val="Hyperlink"/>
          <w:u w:val="none"/>
        </w:rPr>
        <w:t>.</w:t>
      </w:r>
    </w:p>
    <w:p w14:paraId="03ABD890" w14:textId="5A9A6945" w:rsidR="444987E1" w:rsidRDefault="1097F20F" w:rsidP="56112532">
      <w:r>
        <w:rPr>
          <w:noProof/>
        </w:rPr>
        <w:drawing>
          <wp:inline distT="0" distB="0" distL="0" distR="0" wp14:anchorId="438C979F" wp14:editId="7CAA8EC0">
            <wp:extent cx="5723890" cy="5181600"/>
            <wp:effectExtent l="0" t="0" r="0" b="0"/>
            <wp:docPr id="637851735" name="Picture 63785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5182174"/>
                    </a:xfrm>
                    <a:prstGeom prst="rect">
                      <a:avLst/>
                    </a:prstGeom>
                  </pic:spPr>
                </pic:pic>
              </a:graphicData>
            </a:graphic>
          </wp:inline>
        </w:drawing>
      </w:r>
    </w:p>
    <w:p w14:paraId="467259EA" w14:textId="524DA448" w:rsidR="49C8D9ED" w:rsidRDefault="49C8D9ED" w:rsidP="58C9DFCB">
      <w:r>
        <w:t xml:space="preserve">Each of the parameters in the constructor </w:t>
      </w:r>
      <w:r w:rsidR="7494413B">
        <w:t>of</w:t>
      </w:r>
      <w:r>
        <w:t xml:space="preserve"> an NLP object </w:t>
      </w:r>
      <w:r w:rsidR="4C568D8E">
        <w:t>specifies an aspect of how to build an NLP program. Additionally, each parameter</w:t>
      </w:r>
      <w:r w:rsidR="04B1E771">
        <w:t xml:space="preserve"> </w:t>
      </w:r>
      <w:r>
        <w:t>must adhere to a particular format, otherwise the code will produce an e</w:t>
      </w:r>
      <w:r w:rsidR="3776A3F5">
        <w:t>xception</w:t>
      </w:r>
      <w:r>
        <w:t xml:space="preserve"> when run.</w:t>
      </w:r>
      <w:r w:rsidR="6E92478F">
        <w:t xml:space="preserve"> The roles and formats of each parameter are specified in </w:t>
      </w:r>
      <w:ins w:id="190" w:author="McNamara, George" w:date="2025-01-20T10:27:00Z">
        <w:r w:rsidR="006F151D">
          <w:t>A</w:t>
        </w:r>
      </w:ins>
      <w:del w:id="191" w:author="McNamara, George" w:date="2025-01-20T10:27:00Z">
        <w:r w:rsidR="4D8E67C2" w:rsidDel="006F151D">
          <w:delText>a</w:delText>
        </w:r>
      </w:del>
      <w:r w:rsidR="4D8E67C2">
        <w:t>ppendix 2</w:t>
      </w:r>
      <w:r w:rsidR="6E92478F">
        <w:t xml:space="preserve">. </w:t>
      </w:r>
      <w:r>
        <w:t xml:space="preserve">Information </w:t>
      </w:r>
      <w:r w:rsidR="6886F0D4">
        <w:t xml:space="preserve">about the different </w:t>
      </w:r>
      <w:r w:rsidR="41C18D5C">
        <w:t>exceptions</w:t>
      </w:r>
      <w:r w:rsidR="6886F0D4">
        <w:t xml:space="preserve"> is detailed in </w:t>
      </w:r>
      <w:ins w:id="192" w:author="McNamara, George" w:date="2025-01-20T10:27:00Z">
        <w:r w:rsidR="006F151D">
          <w:t>A</w:t>
        </w:r>
      </w:ins>
      <w:del w:id="193" w:author="McNamara, George" w:date="2025-01-20T10:27:00Z">
        <w:r w:rsidR="037593A9" w:rsidDel="006F151D">
          <w:delText>a</w:delText>
        </w:r>
      </w:del>
      <w:r w:rsidR="037593A9">
        <w:t>ppendix 3</w:t>
      </w:r>
      <w:r w:rsidR="6886F0D4">
        <w:t>.</w:t>
      </w:r>
      <w:r w:rsidR="6086DBC1">
        <w:t xml:space="preserve"> Once the NLP object is constructed, a program can be built according to the given specifications by running the </w:t>
      </w:r>
      <w:proofErr w:type="gramStart"/>
      <w:r w:rsidR="6086DBC1" w:rsidRPr="3EDA46CA">
        <w:rPr>
          <w:b/>
          <w:bCs/>
        </w:rPr>
        <w:t>create(</w:t>
      </w:r>
      <w:proofErr w:type="gramEnd"/>
      <w:r w:rsidR="6086DBC1" w:rsidRPr="3EDA46CA">
        <w:rPr>
          <w:b/>
          <w:bCs/>
        </w:rPr>
        <w:t>)</w:t>
      </w:r>
      <w:r w:rsidR="6086DBC1">
        <w:t xml:space="preserve"> method.</w:t>
      </w:r>
    </w:p>
    <w:p w14:paraId="71156264" w14:textId="10EF43B6" w:rsidR="6086DBC1" w:rsidRDefault="0504E60C" w:rsidP="56112532">
      <w:r>
        <w:rPr>
          <w:noProof/>
        </w:rPr>
        <w:drawing>
          <wp:inline distT="0" distB="0" distL="0" distR="0" wp14:anchorId="1F534DD8" wp14:editId="34E48120">
            <wp:extent cx="5724524" cy="228600"/>
            <wp:effectExtent l="0" t="0" r="0" b="0"/>
            <wp:docPr id="2141108198" name="Picture 214110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24524" cy="228600"/>
                    </a:xfrm>
                    <a:prstGeom prst="rect">
                      <a:avLst/>
                    </a:prstGeom>
                  </pic:spPr>
                </pic:pic>
              </a:graphicData>
            </a:graphic>
          </wp:inline>
        </w:drawing>
      </w:r>
    </w:p>
    <w:p w14:paraId="2C020AF3" w14:textId="4A5D21FB" w:rsidR="6086DBC1" w:rsidRDefault="6086DBC1" w:rsidP="58C9DFCB">
      <w:r>
        <w:lastRenderedPageBreak/>
        <w:t xml:space="preserve">The </w:t>
      </w:r>
      <w:proofErr w:type="gramStart"/>
      <w:r w:rsidRPr="3EDA46CA">
        <w:rPr>
          <w:b/>
          <w:bCs/>
        </w:rPr>
        <w:t>create(</w:t>
      </w:r>
      <w:proofErr w:type="gramEnd"/>
      <w:r w:rsidRPr="3EDA46CA">
        <w:rPr>
          <w:b/>
          <w:bCs/>
        </w:rPr>
        <w:t>)</w:t>
      </w:r>
      <w:r>
        <w:t xml:space="preserve"> method can take a considerable amount of time to run. </w:t>
      </w:r>
      <w:r w:rsidR="1E8F7F34">
        <w:t>Using a l</w:t>
      </w:r>
      <w:r>
        <w:t xml:space="preserve">arger data set and more linguistic analysis techniques will cause the </w:t>
      </w:r>
      <w:proofErr w:type="gramStart"/>
      <w:r w:rsidRPr="3EDA46CA">
        <w:rPr>
          <w:b/>
          <w:bCs/>
        </w:rPr>
        <w:t>create(</w:t>
      </w:r>
      <w:proofErr w:type="gramEnd"/>
      <w:r w:rsidRPr="3EDA46CA">
        <w:rPr>
          <w:b/>
          <w:bCs/>
        </w:rPr>
        <w:t>)</w:t>
      </w:r>
      <w:r>
        <w:t xml:space="preserve"> method to take longer to run. Whilst running</w:t>
      </w:r>
      <w:ins w:id="194" w:author="Draper, Glenn" w:date="2025-01-17T11:51:00Z">
        <w:r w:rsidR="00DD7185">
          <w:t>,</w:t>
        </w:r>
      </w:ins>
      <w:r>
        <w:t xml:space="preserve"> this method will</w:t>
      </w:r>
      <w:r w:rsidR="611C35EE">
        <w:t xml:space="preserve"> print progress updates to the terminal.</w:t>
      </w:r>
    </w:p>
    <w:p w14:paraId="651521CB" w14:textId="2EDDADE0" w:rsidR="611C35EE" w:rsidRDefault="00E71432" w:rsidP="58C9DFCB">
      <w:r>
        <w:rPr>
          <w:noProof/>
        </w:rPr>
        <w:drawing>
          <wp:inline distT="0" distB="0" distL="0" distR="0" wp14:anchorId="096448DE" wp14:editId="03359EFE">
            <wp:extent cx="5731510" cy="12776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277620"/>
                    </a:xfrm>
                    <a:prstGeom prst="rect">
                      <a:avLst/>
                    </a:prstGeom>
                  </pic:spPr>
                </pic:pic>
              </a:graphicData>
            </a:graphic>
          </wp:inline>
        </w:drawing>
      </w:r>
    </w:p>
    <w:p w14:paraId="18EAF363" w14:textId="6267D485" w:rsidR="56154AE2" w:rsidRDefault="46DE6E06" w:rsidP="58C9DFCB">
      <w:r>
        <w:t xml:space="preserve">Once the </w:t>
      </w:r>
      <w:proofErr w:type="gramStart"/>
      <w:r w:rsidRPr="3EDA46CA">
        <w:rPr>
          <w:b/>
          <w:bCs/>
        </w:rPr>
        <w:t>create(</w:t>
      </w:r>
      <w:proofErr w:type="gramEnd"/>
      <w:r w:rsidRPr="3EDA46CA">
        <w:rPr>
          <w:b/>
          <w:bCs/>
        </w:rPr>
        <w:t>)</w:t>
      </w:r>
      <w:r>
        <w:t xml:space="preserve"> method has run, the NLP program is built. A user can then evaluate, </w:t>
      </w:r>
      <w:r w:rsidR="006D51B4">
        <w:t>export,</w:t>
      </w:r>
      <w:r w:rsidR="672B90C5">
        <w:t xml:space="preserve"> or operate the NLP program. To evaluate the NLP program, run the </w:t>
      </w:r>
      <w:proofErr w:type="gramStart"/>
      <w:r w:rsidR="672B90C5" w:rsidRPr="3EDA46CA">
        <w:rPr>
          <w:b/>
          <w:bCs/>
        </w:rPr>
        <w:t>evaluateNLP(</w:t>
      </w:r>
      <w:proofErr w:type="gramEnd"/>
      <w:r w:rsidR="672B90C5" w:rsidRPr="3EDA46CA">
        <w:rPr>
          <w:b/>
          <w:bCs/>
        </w:rPr>
        <w:t>)</w:t>
      </w:r>
      <w:r w:rsidR="672B90C5">
        <w:t xml:space="preserve"> method followed by the </w:t>
      </w:r>
      <w:r w:rsidR="672B90C5" w:rsidRPr="3EDA46CA">
        <w:rPr>
          <w:b/>
          <w:bCs/>
        </w:rPr>
        <w:t>viewEva</w:t>
      </w:r>
      <w:r w:rsidR="075AEC51" w:rsidRPr="3EDA46CA">
        <w:rPr>
          <w:b/>
          <w:bCs/>
        </w:rPr>
        <w:t>luation()</w:t>
      </w:r>
      <w:r w:rsidR="075AEC51">
        <w:t xml:space="preserve"> method.</w:t>
      </w:r>
    </w:p>
    <w:p w14:paraId="08979E53" w14:textId="6597CCB2" w:rsidR="11AD247C" w:rsidRDefault="74941839" w:rsidP="56112532">
      <w:r>
        <w:rPr>
          <w:noProof/>
        </w:rPr>
        <w:drawing>
          <wp:inline distT="0" distB="0" distL="0" distR="0" wp14:anchorId="21C1AAF0" wp14:editId="26B8612E">
            <wp:extent cx="5724524" cy="371475"/>
            <wp:effectExtent l="0" t="0" r="0" b="0"/>
            <wp:docPr id="32686330" name="Picture 3268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24524" cy="371475"/>
                    </a:xfrm>
                    <a:prstGeom prst="rect">
                      <a:avLst/>
                    </a:prstGeom>
                  </pic:spPr>
                </pic:pic>
              </a:graphicData>
            </a:graphic>
          </wp:inline>
        </w:drawing>
      </w:r>
    </w:p>
    <w:p w14:paraId="6F08A3C1" w14:textId="499BAE8F" w:rsidR="11AD247C" w:rsidRDefault="11AD247C" w:rsidP="58C9DFCB">
      <w:r>
        <w:t>This will display a detailed evaluation of the program in the terminal.</w:t>
      </w:r>
    </w:p>
    <w:p w14:paraId="473A2B2F" w14:textId="00DFCF67" w:rsidR="11AD247C" w:rsidRDefault="00E71432" w:rsidP="58C9DFCB">
      <w:r>
        <w:rPr>
          <w:noProof/>
        </w:rPr>
        <w:drawing>
          <wp:inline distT="0" distB="0" distL="0" distR="0" wp14:anchorId="2524663B" wp14:editId="5685B3F1">
            <wp:extent cx="5731510" cy="29908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90850"/>
                    </a:xfrm>
                    <a:prstGeom prst="rect">
                      <a:avLst/>
                    </a:prstGeom>
                  </pic:spPr>
                </pic:pic>
              </a:graphicData>
            </a:graphic>
          </wp:inline>
        </w:drawing>
      </w:r>
    </w:p>
    <w:p w14:paraId="7AF65280" w14:textId="710D119A" w:rsidR="58C9DFCB" w:rsidRDefault="0CDAD837" w:rsidP="58C9DFCB">
      <w:r>
        <w:t xml:space="preserve">To export the NLP program, run the </w:t>
      </w:r>
      <w:proofErr w:type="gramStart"/>
      <w:r w:rsidRPr="3EDA46CA">
        <w:rPr>
          <w:b/>
          <w:bCs/>
        </w:rPr>
        <w:t>exportNLP(</w:t>
      </w:r>
      <w:proofErr w:type="gramEnd"/>
      <w:r w:rsidRPr="3EDA46CA">
        <w:rPr>
          <w:b/>
          <w:bCs/>
        </w:rPr>
        <w:t>)</w:t>
      </w:r>
      <w:r>
        <w:t xml:space="preserve"> method.</w:t>
      </w:r>
    </w:p>
    <w:p w14:paraId="77D8A8BA" w14:textId="5D8770EA" w:rsidR="0CDAD837" w:rsidRDefault="00E71432" w:rsidP="56112532">
      <w:r>
        <w:rPr>
          <w:noProof/>
        </w:rPr>
        <w:drawing>
          <wp:inline distT="0" distB="0" distL="0" distR="0" wp14:anchorId="3003A9AF" wp14:editId="57B4689F">
            <wp:extent cx="5731510" cy="2489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48920"/>
                    </a:xfrm>
                    <a:prstGeom prst="rect">
                      <a:avLst/>
                    </a:prstGeom>
                  </pic:spPr>
                </pic:pic>
              </a:graphicData>
            </a:graphic>
          </wp:inline>
        </w:drawing>
      </w:r>
    </w:p>
    <w:p w14:paraId="79D368E4" w14:textId="1A25C38A" w:rsidR="0CDAD837" w:rsidRDefault="051E751F" w:rsidP="56112532">
      <w:r>
        <w:t xml:space="preserve">This will pickle the NLP object into a new directory in </w:t>
      </w:r>
      <w:proofErr w:type="spellStart"/>
      <w:ins w:id="195" w:author="McNamara, George" w:date="2025-01-22T12:45:00Z">
        <w:r w:rsidR="003E1CEA">
          <w:t>EpiNLP</w:t>
        </w:r>
        <w:proofErr w:type="spellEnd"/>
        <w:r w:rsidR="003E1CEA">
          <w:t xml:space="preserve"> Builder</w:t>
        </w:r>
      </w:ins>
      <w:del w:id="196" w:author="McNamara, George" w:date="2025-01-20T10:34:00Z">
        <w:r w:rsidDel="00A006A2">
          <w:delText>ACTHealthNLPProgramBuilder</w:delText>
        </w:r>
      </w:del>
      <w:r>
        <w:t xml:space="preserve">/model with </w:t>
      </w:r>
      <w:r w:rsidR="00FA4C38">
        <w:t xml:space="preserve">a file called </w:t>
      </w:r>
      <w:r>
        <w:t>nlp.pkl</w:t>
      </w:r>
      <w:r w:rsidR="07A85EAD">
        <w:t xml:space="preserve"> contained within this directory</w:t>
      </w:r>
      <w:r>
        <w:t>.</w:t>
      </w:r>
      <w:r w:rsidR="115C005E">
        <w:t xml:space="preserve"> To approximate the time and space complexity o</w:t>
      </w:r>
      <w:r w:rsidR="6CAB9B70">
        <w:t>f</w:t>
      </w:r>
      <w:r w:rsidR="115C005E">
        <w:t xml:space="preserve"> using the NLP program for annotation run the </w:t>
      </w:r>
      <w:proofErr w:type="gramStart"/>
      <w:r w:rsidR="115C005E" w:rsidRPr="3EDA46CA">
        <w:rPr>
          <w:b/>
          <w:bCs/>
        </w:rPr>
        <w:t>approximateComplexities(</w:t>
      </w:r>
      <w:proofErr w:type="gramEnd"/>
      <w:r w:rsidR="115C005E" w:rsidRPr="3EDA46CA">
        <w:rPr>
          <w:b/>
          <w:bCs/>
        </w:rPr>
        <w:t xml:space="preserve">) </w:t>
      </w:r>
      <w:r w:rsidR="115C005E">
        <w:t xml:space="preserve">method followed by the </w:t>
      </w:r>
      <w:r w:rsidR="115C005E" w:rsidRPr="3EDA46CA">
        <w:rPr>
          <w:b/>
          <w:bCs/>
        </w:rPr>
        <w:t>viewEvaluation</w:t>
      </w:r>
      <w:r w:rsidR="0027574A" w:rsidRPr="3EDA46CA">
        <w:rPr>
          <w:b/>
          <w:bCs/>
        </w:rPr>
        <w:t>()</w:t>
      </w:r>
      <w:r w:rsidR="0027574A">
        <w:t xml:space="preserve"> method.</w:t>
      </w:r>
    </w:p>
    <w:p w14:paraId="42F2C2DD" w14:textId="46A35FE1" w:rsidR="0FB0DE72" w:rsidRDefault="0FB0DE72" w:rsidP="56112532">
      <w:r>
        <w:rPr>
          <w:noProof/>
        </w:rPr>
        <w:drawing>
          <wp:inline distT="0" distB="0" distL="0" distR="0" wp14:anchorId="7D0D9752" wp14:editId="73899C87">
            <wp:extent cx="5724524" cy="371475"/>
            <wp:effectExtent l="0" t="0" r="0" b="0"/>
            <wp:docPr id="2123003674" name="Picture 212300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24524" cy="371475"/>
                    </a:xfrm>
                    <a:prstGeom prst="rect">
                      <a:avLst/>
                    </a:prstGeom>
                  </pic:spPr>
                </pic:pic>
              </a:graphicData>
            </a:graphic>
          </wp:inline>
        </w:drawing>
      </w:r>
    </w:p>
    <w:p w14:paraId="46F01047" w14:textId="043FB4DA" w:rsidR="6ACD2EBD" w:rsidRDefault="6ACD2EBD" w:rsidP="56112532">
      <w:r>
        <w:lastRenderedPageBreak/>
        <w:t>This will display the evaluation once again, with the approximated time and space complexities of the model.</w:t>
      </w:r>
    </w:p>
    <w:p w14:paraId="66D4ED80" w14:textId="2438324E" w:rsidR="00F229DA" w:rsidRDefault="00F229DA" w:rsidP="56112532">
      <w:r>
        <w:rPr>
          <w:noProof/>
        </w:rPr>
        <w:drawing>
          <wp:inline distT="0" distB="0" distL="0" distR="0" wp14:anchorId="1AEEABDC" wp14:editId="07F03652">
            <wp:extent cx="5731510" cy="34956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95675"/>
                    </a:xfrm>
                    <a:prstGeom prst="rect">
                      <a:avLst/>
                    </a:prstGeom>
                  </pic:spPr>
                </pic:pic>
              </a:graphicData>
            </a:graphic>
          </wp:inline>
        </w:drawing>
      </w:r>
    </w:p>
    <w:p w14:paraId="2C6FCDE4" w14:textId="58DB0ED5" w:rsidR="6ACD2EBD" w:rsidRDefault="6ACD2EBD" w:rsidP="56112532">
      <w:r>
        <w:t xml:space="preserve">Finally, to review the input parameters for the NLP program, run the </w:t>
      </w:r>
      <w:proofErr w:type="gramStart"/>
      <w:r w:rsidRPr="3EDA46CA">
        <w:rPr>
          <w:b/>
          <w:bCs/>
        </w:rPr>
        <w:t>viewParameters(</w:t>
      </w:r>
      <w:proofErr w:type="gramEnd"/>
      <w:r w:rsidRPr="3EDA46CA">
        <w:rPr>
          <w:b/>
          <w:bCs/>
        </w:rPr>
        <w:t>)</w:t>
      </w:r>
      <w:r>
        <w:t xml:space="preserve"> method.</w:t>
      </w:r>
    </w:p>
    <w:p w14:paraId="0C17ED0D" w14:textId="25B46A0D" w:rsidR="18B5D10C" w:rsidRDefault="18B5D10C" w:rsidP="56112532">
      <w:r>
        <w:rPr>
          <w:noProof/>
        </w:rPr>
        <w:drawing>
          <wp:inline distT="0" distB="0" distL="0" distR="0" wp14:anchorId="298CB7E7" wp14:editId="655FEED7">
            <wp:extent cx="5724524" cy="190500"/>
            <wp:effectExtent l="0" t="0" r="0" b="0"/>
            <wp:docPr id="483975720" name="Picture 48397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724524" cy="190500"/>
                    </a:xfrm>
                    <a:prstGeom prst="rect">
                      <a:avLst/>
                    </a:prstGeom>
                  </pic:spPr>
                </pic:pic>
              </a:graphicData>
            </a:graphic>
          </wp:inline>
        </w:drawing>
      </w:r>
    </w:p>
    <w:p w14:paraId="5866AE23" w14:textId="47790532" w:rsidR="6ACD2EBD" w:rsidRDefault="6ACD2EBD" w:rsidP="56112532">
      <w:r>
        <w:t>This will display the program parameters in the terminal</w:t>
      </w:r>
      <w:r w:rsidR="00F229DA">
        <w:t>.</w:t>
      </w:r>
    </w:p>
    <w:p w14:paraId="106DB80C" w14:textId="7D64A9B2" w:rsidR="00F229DA" w:rsidRDefault="00F229DA" w:rsidP="56112532">
      <w:r>
        <w:rPr>
          <w:noProof/>
        </w:rPr>
        <w:drawing>
          <wp:inline distT="0" distB="0" distL="0" distR="0" wp14:anchorId="19CF086E" wp14:editId="01FEBCD6">
            <wp:extent cx="5731510" cy="36766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676650"/>
                    </a:xfrm>
                    <a:prstGeom prst="rect">
                      <a:avLst/>
                    </a:prstGeom>
                  </pic:spPr>
                </pic:pic>
              </a:graphicData>
            </a:graphic>
          </wp:inline>
        </w:drawing>
      </w:r>
    </w:p>
    <w:p w14:paraId="4C7DC095" w14:textId="7159D8CA" w:rsidR="777E9390" w:rsidRDefault="777E9390" w:rsidP="58C9DFCB">
      <w:pPr>
        <w:pStyle w:val="Heading3"/>
        <w:spacing w:line="259" w:lineRule="auto"/>
      </w:pPr>
      <w:r>
        <w:lastRenderedPageBreak/>
        <w:t>Using a Program</w:t>
      </w:r>
    </w:p>
    <w:p w14:paraId="16E2A358" w14:textId="7189BAB4" w:rsidR="01855134" w:rsidRDefault="1CE2C88E" w:rsidP="59BBCC43">
      <w:r>
        <w:t xml:space="preserve">Once an </w:t>
      </w:r>
      <w:r w:rsidR="2B8254B7">
        <w:t>NLP program has been created</w:t>
      </w:r>
      <w:ins w:id="197" w:author="Draper, Glenn" w:date="2025-01-17T11:52:00Z">
        <w:r w:rsidR="00844302">
          <w:t>,</w:t>
        </w:r>
      </w:ins>
      <w:r w:rsidR="2B8254B7">
        <w:t xml:space="preserve"> it can be used to annotate an existing data set </w:t>
      </w:r>
      <w:r w:rsidR="765C68E3">
        <w:t xml:space="preserve">which contains free text. Given a .csv or .xlsx file containing </w:t>
      </w:r>
      <w:r w:rsidR="5B6AC401">
        <w:t>wide-form</w:t>
      </w:r>
      <w:r w:rsidR="765C68E3">
        <w:t xml:space="preserve"> data</w:t>
      </w:r>
      <w:r w:rsidR="5975F9B0">
        <w:t xml:space="preserve">, where </w:t>
      </w:r>
      <w:r w:rsidR="7099DF98">
        <w:t xml:space="preserve">at least </w:t>
      </w:r>
      <w:r w:rsidR="5975F9B0">
        <w:t xml:space="preserve">one of the columns contains free text, an NLP program can add a column to the end of this file containing classifications of the free text. </w:t>
      </w:r>
      <w:r w:rsidR="24913BB8">
        <w:t xml:space="preserve">This additional column will contain </w:t>
      </w:r>
      <w:r w:rsidR="00152DB8">
        <w:t>0</w:t>
      </w:r>
      <w:r w:rsidR="24913BB8">
        <w:t xml:space="preserve">s and </w:t>
      </w:r>
      <w:r w:rsidR="00152DB8">
        <w:t>1</w:t>
      </w:r>
      <w:r w:rsidR="24913BB8">
        <w:t>s corresponding to the annotations provided in the training data.</w:t>
      </w:r>
    </w:p>
    <w:p w14:paraId="0722EFD6" w14:textId="24616D01" w:rsidR="01855134" w:rsidRDefault="74CC8F87" w:rsidP="377C6D10">
      <w:r>
        <w:t xml:space="preserve">To implement this annotation process, there must be an </w:t>
      </w:r>
      <w:r w:rsidR="13896FD4">
        <w:t>NLP</w:t>
      </w:r>
      <w:r>
        <w:t xml:space="preserve"> object which has run the </w:t>
      </w:r>
      <w:proofErr w:type="gramStart"/>
      <w:r w:rsidRPr="3EDA46CA">
        <w:rPr>
          <w:b/>
          <w:bCs/>
        </w:rPr>
        <w:t>create(</w:t>
      </w:r>
      <w:proofErr w:type="gramEnd"/>
      <w:r w:rsidRPr="3EDA46CA">
        <w:rPr>
          <w:b/>
          <w:bCs/>
        </w:rPr>
        <w:t>)</w:t>
      </w:r>
      <w:r>
        <w:t xml:space="preserve"> method in </w:t>
      </w:r>
      <w:r w:rsidR="608A1906">
        <w:t>the global scope</w:t>
      </w:r>
      <w:r>
        <w:t xml:space="preserve">. </w:t>
      </w:r>
      <w:r w:rsidR="5E6A2EE3">
        <w:t xml:space="preserve">This can be achieved by </w:t>
      </w:r>
      <w:r w:rsidR="18D551B4">
        <w:t xml:space="preserve">following the above steps to build an NLP program and continuing in the same script or by importing a saved NLP program. </w:t>
      </w:r>
      <w:r w:rsidR="339FF851">
        <w:t xml:space="preserve">Saved NLP programs can be imported using the </w:t>
      </w:r>
      <w:r w:rsidR="006B5D5D">
        <w:t>J</w:t>
      </w:r>
      <w:r w:rsidR="339FF851">
        <w:t xml:space="preserve">oblib library. </w:t>
      </w:r>
      <w:r w:rsidR="68708AFD">
        <w:t xml:space="preserve"> Import the </w:t>
      </w:r>
      <w:r w:rsidR="006B5D5D">
        <w:t>J</w:t>
      </w:r>
      <w:r w:rsidR="68708AFD">
        <w:t>oblib package with the line:</w:t>
      </w:r>
    </w:p>
    <w:p w14:paraId="03946F55" w14:textId="5EDC295A" w:rsidR="01855134" w:rsidRDefault="7B5E2A3E" w:rsidP="59BBCC43">
      <w:r>
        <w:rPr>
          <w:noProof/>
        </w:rPr>
        <w:drawing>
          <wp:inline distT="0" distB="0" distL="0" distR="0" wp14:anchorId="751755DF" wp14:editId="3654D74B">
            <wp:extent cx="5724524" cy="247650"/>
            <wp:effectExtent l="0" t="0" r="0" b="0"/>
            <wp:docPr id="213590720" name="Picture 21359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24524" cy="247650"/>
                    </a:xfrm>
                    <a:prstGeom prst="rect">
                      <a:avLst/>
                    </a:prstGeom>
                  </pic:spPr>
                </pic:pic>
              </a:graphicData>
            </a:graphic>
          </wp:inline>
        </w:drawing>
      </w:r>
    </w:p>
    <w:p w14:paraId="32006013" w14:textId="50056D51" w:rsidR="01855134" w:rsidRDefault="2A9F401D" w:rsidP="59BBCC43">
      <w:r>
        <w:t xml:space="preserve">To import a saved NLP program, identify </w:t>
      </w:r>
      <w:r w:rsidR="5A95737E">
        <w:t>where</w:t>
      </w:r>
      <w:r>
        <w:t xml:space="preserve"> it is stored</w:t>
      </w:r>
      <w:del w:id="198" w:author="Draper, Glenn" w:date="2025-01-17T11:53:00Z">
        <w:r w:rsidDel="00FD2257">
          <w:delText xml:space="preserve"> in</w:delText>
        </w:r>
      </w:del>
      <w:r>
        <w:t xml:space="preserve"> within the model directory. If the program </w:t>
      </w:r>
      <w:r w:rsidR="08303DB6">
        <w:t>to be imported</w:t>
      </w:r>
      <w:r>
        <w:t xml:space="preserve"> has na</w:t>
      </w:r>
      <w:r w:rsidR="0A1198D3">
        <w:t xml:space="preserve">me </w:t>
      </w:r>
      <w:r w:rsidR="5C798786">
        <w:t>P</w:t>
      </w:r>
      <w:r w:rsidR="0A1198D3">
        <w:t>rogram1</w:t>
      </w:r>
      <w:r w:rsidR="4DD3E704">
        <w:t>,</w:t>
      </w:r>
      <w:r w:rsidR="0A1198D3">
        <w:t xml:space="preserve"> the </w:t>
      </w:r>
      <w:r w:rsidR="10D20CCE">
        <w:t>NLP</w:t>
      </w:r>
      <w:r w:rsidR="0A1198D3">
        <w:t xml:space="preserve"> object will be stored at </w:t>
      </w:r>
      <w:proofErr w:type="spellStart"/>
      <w:ins w:id="199" w:author="McNamara, George" w:date="2025-01-22T12:45:00Z">
        <w:r w:rsidR="003E1CEA">
          <w:rPr>
            <w:i/>
            <w:iCs/>
          </w:rPr>
          <w:t>EpiNLP</w:t>
        </w:r>
        <w:proofErr w:type="spellEnd"/>
        <w:r w:rsidR="003E1CEA">
          <w:rPr>
            <w:i/>
            <w:iCs/>
          </w:rPr>
          <w:t xml:space="preserve"> Builder</w:t>
        </w:r>
      </w:ins>
      <w:del w:id="200" w:author="McNamara, George" w:date="2025-01-20T10:35:00Z">
        <w:r w:rsidR="0A1198D3" w:rsidRPr="3EDA46CA" w:rsidDel="00A006A2">
          <w:rPr>
            <w:i/>
            <w:iCs/>
          </w:rPr>
          <w:delText>ACTHealthNL</w:delText>
        </w:r>
        <w:r w:rsidR="72ABF0E7" w:rsidRPr="3EDA46CA" w:rsidDel="00A006A2">
          <w:rPr>
            <w:i/>
            <w:iCs/>
          </w:rPr>
          <w:delText>P</w:delText>
        </w:r>
        <w:r w:rsidR="0A1198D3" w:rsidRPr="3EDA46CA" w:rsidDel="00A006A2">
          <w:rPr>
            <w:i/>
            <w:iCs/>
          </w:rPr>
          <w:delText>ProgramBuilder</w:delText>
        </w:r>
      </w:del>
      <w:r w:rsidR="0A1198D3" w:rsidRPr="3EDA46CA">
        <w:rPr>
          <w:i/>
          <w:iCs/>
        </w:rPr>
        <w:t>/model/</w:t>
      </w:r>
      <w:r w:rsidR="77DE8456" w:rsidRPr="3EDA46CA">
        <w:rPr>
          <w:i/>
          <w:iCs/>
        </w:rPr>
        <w:t>PROGRAM</w:t>
      </w:r>
      <w:r w:rsidR="0A1198D3" w:rsidRPr="3EDA46CA">
        <w:rPr>
          <w:i/>
          <w:iCs/>
        </w:rPr>
        <w:t>1</w:t>
      </w:r>
      <w:r w:rsidR="57DF262C" w:rsidRPr="3EDA46CA">
        <w:rPr>
          <w:i/>
          <w:iCs/>
        </w:rPr>
        <w:t>-NLP-</w:t>
      </w:r>
      <w:r w:rsidR="6C24524D" w:rsidRPr="3EDA46CA">
        <w:rPr>
          <w:i/>
          <w:iCs/>
        </w:rPr>
        <w:t>Program</w:t>
      </w:r>
      <w:r w:rsidR="57DF262C" w:rsidRPr="3EDA46CA">
        <w:rPr>
          <w:i/>
          <w:iCs/>
        </w:rPr>
        <w:t>/nlp.pkl</w:t>
      </w:r>
      <w:r w:rsidR="57DF262C">
        <w:t>.</w:t>
      </w:r>
      <w:r w:rsidR="0807EB0F">
        <w:t xml:space="preserve"> This can be imported with the line:</w:t>
      </w:r>
    </w:p>
    <w:p w14:paraId="38EC4B67" w14:textId="73DF73A6" w:rsidR="01855134" w:rsidRDefault="7EF08203" w:rsidP="59BBCC43">
      <w:del w:id="201" w:author="McNamara, George" w:date="2025-01-20T10:38:00Z">
        <w:r w:rsidDel="00BA3E20">
          <w:rPr>
            <w:noProof/>
          </w:rPr>
          <w:drawing>
            <wp:inline distT="0" distB="0" distL="0" distR="0" wp14:anchorId="5DEEF1FA" wp14:editId="11BD0843">
              <wp:extent cx="5724524" cy="542925"/>
              <wp:effectExtent l="0" t="0" r="0" b="0"/>
              <wp:docPr id="452827947" name="Picture 45282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24524" cy="542925"/>
                      </a:xfrm>
                      <a:prstGeom prst="rect">
                        <a:avLst/>
                      </a:prstGeom>
                    </pic:spPr>
                  </pic:pic>
                </a:graphicData>
              </a:graphic>
            </wp:inline>
          </w:drawing>
        </w:r>
      </w:del>
      <w:ins w:id="202" w:author="McNamara, George" w:date="2025-01-20T10:38:00Z">
        <w:r w:rsidR="00BA3E20">
          <w:rPr>
            <w:noProof/>
          </w:rPr>
          <w:drawing>
            <wp:inline distT="0" distB="0" distL="0" distR="0" wp14:anchorId="0FA13A48" wp14:editId="2B7CFE54">
              <wp:extent cx="5731510" cy="690880"/>
              <wp:effectExtent l="0" t="0" r="2540" b="0"/>
              <wp:docPr id="17376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61768" name=""/>
                      <pic:cNvPicPr/>
                    </pic:nvPicPr>
                    <pic:blipFill>
                      <a:blip r:embed="rId37"/>
                      <a:stretch>
                        <a:fillRect/>
                      </a:stretch>
                    </pic:blipFill>
                    <pic:spPr>
                      <a:xfrm>
                        <a:off x="0" y="0"/>
                        <a:ext cx="5731510" cy="690880"/>
                      </a:xfrm>
                      <a:prstGeom prst="rect">
                        <a:avLst/>
                      </a:prstGeom>
                    </pic:spPr>
                  </pic:pic>
                </a:graphicData>
              </a:graphic>
            </wp:inline>
          </w:drawing>
        </w:r>
      </w:ins>
    </w:p>
    <w:p w14:paraId="36016677" w14:textId="47E92073" w:rsidR="01855134" w:rsidRDefault="7EF08203" w:rsidP="59BBCC43">
      <w:r>
        <w:t xml:space="preserve">The </w:t>
      </w:r>
      <w:r w:rsidRPr="3EDA46CA">
        <w:rPr>
          <w:i/>
          <w:iCs/>
        </w:rPr>
        <w:t xml:space="preserve">filename </w:t>
      </w:r>
      <w:r>
        <w:t xml:space="preserve">parameter may need to be changed to an absolute path, depending on the </w:t>
      </w:r>
      <w:r w:rsidR="13BD3C98">
        <w:t>current</w:t>
      </w:r>
      <w:r>
        <w:t xml:space="preserve"> working directory. </w:t>
      </w:r>
      <w:r w:rsidR="032A34D3">
        <w:t xml:space="preserve">Now that there is an NLP object which has run the </w:t>
      </w:r>
      <w:proofErr w:type="gramStart"/>
      <w:r w:rsidR="032A34D3" w:rsidRPr="3EDA46CA">
        <w:rPr>
          <w:b/>
          <w:bCs/>
        </w:rPr>
        <w:t>create(</w:t>
      </w:r>
      <w:proofErr w:type="gramEnd"/>
      <w:r w:rsidR="032A34D3" w:rsidRPr="3EDA46CA">
        <w:rPr>
          <w:b/>
          <w:bCs/>
        </w:rPr>
        <w:t>)</w:t>
      </w:r>
      <w:r w:rsidR="032A34D3">
        <w:t xml:space="preserve"> method in </w:t>
      </w:r>
      <w:r w:rsidR="38850543">
        <w:t>the global scope</w:t>
      </w:r>
      <w:r w:rsidR="032A34D3">
        <w:t xml:space="preserve">, the </w:t>
      </w:r>
      <w:r w:rsidR="065FC186" w:rsidRPr="3EDA46CA">
        <w:rPr>
          <w:b/>
          <w:bCs/>
        </w:rPr>
        <w:t>annotateDataCSV()</w:t>
      </w:r>
      <w:r w:rsidR="0D9E32F1" w:rsidRPr="3EDA46CA">
        <w:rPr>
          <w:b/>
          <w:bCs/>
        </w:rPr>
        <w:t xml:space="preserve"> </w:t>
      </w:r>
      <w:r w:rsidR="0D9E32F1">
        <w:t>method</w:t>
      </w:r>
      <w:r w:rsidR="065FC186">
        <w:t xml:space="preserve"> or </w:t>
      </w:r>
      <w:r w:rsidR="065FC186" w:rsidRPr="3EDA46CA">
        <w:rPr>
          <w:b/>
          <w:bCs/>
        </w:rPr>
        <w:t>annotateDataXLSX()</w:t>
      </w:r>
      <w:r w:rsidR="065FC186">
        <w:t xml:space="preserve"> </w:t>
      </w:r>
      <w:r w:rsidR="07D1EB13">
        <w:t xml:space="preserve">method </w:t>
      </w:r>
      <w:r w:rsidR="065FC186">
        <w:t>can be used to annotate a .csv or .xlsx file respectively.</w:t>
      </w:r>
      <w:r w:rsidR="5A9B5312">
        <w:t xml:space="preserve"> For .csv this will be:</w:t>
      </w:r>
    </w:p>
    <w:p w14:paraId="3067064C" w14:textId="7499CBB1" w:rsidR="01855134" w:rsidRDefault="3C6FF982" w:rsidP="59BBCC43">
      <w:r>
        <w:rPr>
          <w:noProof/>
        </w:rPr>
        <w:drawing>
          <wp:inline distT="0" distB="0" distL="0" distR="0" wp14:anchorId="76E23807" wp14:editId="7126F0A0">
            <wp:extent cx="5724524" cy="923925"/>
            <wp:effectExtent l="0" t="0" r="0" b="0"/>
            <wp:docPr id="549573995" name="Picture 54957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24524" cy="923925"/>
                    </a:xfrm>
                    <a:prstGeom prst="rect">
                      <a:avLst/>
                    </a:prstGeom>
                  </pic:spPr>
                </pic:pic>
              </a:graphicData>
            </a:graphic>
          </wp:inline>
        </w:drawing>
      </w:r>
    </w:p>
    <w:p w14:paraId="40652E0E" w14:textId="4DA2D56F" w:rsidR="01855134" w:rsidRDefault="5A9B5312" w:rsidP="59BBCC43">
      <w:r w:rsidRPr="59BBCC43">
        <w:t>For .xlsx this will be:</w:t>
      </w:r>
    </w:p>
    <w:p w14:paraId="32DC1504" w14:textId="22E6C6EB" w:rsidR="01855134" w:rsidRDefault="02FF51E7" w:rsidP="59BBCC43">
      <w:r>
        <w:rPr>
          <w:noProof/>
        </w:rPr>
        <w:drawing>
          <wp:inline distT="0" distB="0" distL="0" distR="0" wp14:anchorId="28A77FC8" wp14:editId="3A484171">
            <wp:extent cx="5724524" cy="1276350"/>
            <wp:effectExtent l="0" t="0" r="0" b="0"/>
            <wp:docPr id="883501568" name="Picture 88350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724524" cy="1276350"/>
                    </a:xfrm>
                    <a:prstGeom prst="rect">
                      <a:avLst/>
                    </a:prstGeom>
                  </pic:spPr>
                </pic:pic>
              </a:graphicData>
            </a:graphic>
          </wp:inline>
        </w:drawing>
      </w:r>
    </w:p>
    <w:p w14:paraId="0461AEA9" w14:textId="77777777" w:rsidR="00F229DA" w:rsidRDefault="00F229DA" w:rsidP="59BBCC43"/>
    <w:p w14:paraId="7E8297BD" w14:textId="77777777" w:rsidR="00F229DA" w:rsidRDefault="00F229DA" w:rsidP="59BBCC43"/>
    <w:p w14:paraId="43713642" w14:textId="090EEC56" w:rsidR="01855134" w:rsidRDefault="3E34F330" w:rsidP="59BBCC43">
      <w:r>
        <w:lastRenderedPageBreak/>
        <w:t>T</w:t>
      </w:r>
      <w:r w:rsidR="11DA251C">
        <w:t xml:space="preserve">he </w:t>
      </w:r>
      <w:r w:rsidR="11DA251C" w:rsidRPr="01364254">
        <w:rPr>
          <w:i/>
          <w:iCs/>
        </w:rPr>
        <w:t>path</w:t>
      </w:r>
      <w:r w:rsidR="11DA251C">
        <w:t xml:space="preserve"> parameter is a string containing either the </w:t>
      </w:r>
      <w:r w:rsidR="68B770EF">
        <w:t>absolute</w:t>
      </w:r>
      <w:r w:rsidR="11DA251C">
        <w:t xml:space="preserve"> path or the relative path</w:t>
      </w:r>
      <w:del w:id="203" w:author="Draper, Glenn" w:date="2025-01-17T11:54:00Z">
        <w:r w:rsidR="12E4B135" w:rsidDel="00135CAC">
          <w:delText>,</w:delText>
        </w:r>
      </w:del>
      <w:r w:rsidR="11DA251C">
        <w:t xml:space="preserve"> </w:t>
      </w:r>
      <w:r w:rsidR="6C446B1A">
        <w:t>from the current working directory</w:t>
      </w:r>
      <w:del w:id="204" w:author="Draper, Glenn" w:date="2025-01-17T11:54:00Z">
        <w:r w:rsidR="2492CF81" w:rsidDel="00DD2E8E">
          <w:delText>,</w:delText>
        </w:r>
      </w:del>
      <w:r w:rsidR="0C0F79DD">
        <w:t xml:space="preserve"> </w:t>
      </w:r>
      <w:r w:rsidR="726B6A57">
        <w:t>of</w:t>
      </w:r>
      <w:r w:rsidR="0C0F79DD">
        <w:t xml:space="preserve"> </w:t>
      </w:r>
      <w:r w:rsidR="09652268">
        <w:t xml:space="preserve">the </w:t>
      </w:r>
      <w:r w:rsidR="39C8E26B">
        <w:t>existing</w:t>
      </w:r>
      <w:r w:rsidR="0C0F79DD">
        <w:t xml:space="preserve"> file</w:t>
      </w:r>
      <w:r w:rsidR="005607F9">
        <w:t xml:space="preserve"> to be annotated</w:t>
      </w:r>
      <w:r w:rsidR="0C0F79DD">
        <w:t>.</w:t>
      </w:r>
      <w:r w:rsidR="7470CA6A">
        <w:t xml:space="preserve"> </w:t>
      </w:r>
      <w:r w:rsidR="7470CA6A" w:rsidRPr="01364254">
        <w:rPr>
          <w:i/>
          <w:iCs/>
        </w:rPr>
        <w:t>textFieldColumnLabels</w:t>
      </w:r>
      <w:r w:rsidR="7470CA6A">
        <w:t xml:space="preserve"> is a list of strings co</w:t>
      </w:r>
      <w:r w:rsidR="04853989">
        <w:t>rresponding to</w:t>
      </w:r>
      <w:r w:rsidR="7470CA6A">
        <w:t xml:space="preserve"> the </w:t>
      </w:r>
      <w:r w:rsidR="66336F9F">
        <w:t>labels of the columns in the existing file</w:t>
      </w:r>
      <w:ins w:id="205" w:author="Draper, Glenn" w:date="2025-01-17T11:55:00Z">
        <w:r w:rsidR="00686FD8">
          <w:t>,</w:t>
        </w:r>
      </w:ins>
      <w:r w:rsidR="66336F9F">
        <w:t xml:space="preserve"> </w:t>
      </w:r>
      <w:r w:rsidR="513EDE92">
        <w:t xml:space="preserve">which </w:t>
      </w:r>
      <w:r w:rsidR="66336F9F">
        <w:t>contain</w:t>
      </w:r>
      <w:r w:rsidR="2FF5EE04">
        <w:t xml:space="preserve"> </w:t>
      </w:r>
      <w:r w:rsidR="0B799122">
        <w:t xml:space="preserve">the </w:t>
      </w:r>
      <w:r w:rsidR="66336F9F">
        <w:t xml:space="preserve">free text. This list must be the same length as the list used for the </w:t>
      </w:r>
      <w:r w:rsidR="113F417B" w:rsidRPr="01364254">
        <w:rPr>
          <w:i/>
          <w:iCs/>
        </w:rPr>
        <w:t>textFieldColumnLabels</w:t>
      </w:r>
      <w:r w:rsidR="113F417B">
        <w:t xml:space="preserve"> parameter in the constructor of the NLP object. The </w:t>
      </w:r>
      <w:r w:rsidR="113F417B" w:rsidRPr="01364254">
        <w:rPr>
          <w:i/>
          <w:iCs/>
        </w:rPr>
        <w:t xml:space="preserve">columnLabel </w:t>
      </w:r>
      <w:r w:rsidR="113F417B">
        <w:t xml:space="preserve">parameter </w:t>
      </w:r>
      <w:r w:rsidR="20E692ED">
        <w:t xml:space="preserve">is a string containing the label for the new column to be added with the classifications. The </w:t>
      </w:r>
      <w:r w:rsidR="20E692ED" w:rsidRPr="01364254">
        <w:rPr>
          <w:i/>
          <w:iCs/>
        </w:rPr>
        <w:t xml:space="preserve">sheet </w:t>
      </w:r>
      <w:r w:rsidR="20E692ED">
        <w:t xml:space="preserve">parameter in </w:t>
      </w:r>
      <w:proofErr w:type="gramStart"/>
      <w:r w:rsidR="20E692ED" w:rsidRPr="01364254">
        <w:rPr>
          <w:b/>
          <w:bCs/>
        </w:rPr>
        <w:t>annotateDataXLSX(</w:t>
      </w:r>
      <w:proofErr w:type="gramEnd"/>
      <w:r w:rsidR="20E692ED" w:rsidRPr="01364254">
        <w:rPr>
          <w:b/>
          <w:bCs/>
        </w:rPr>
        <w:t>)</w:t>
      </w:r>
      <w:r w:rsidR="20E692ED">
        <w:t xml:space="preserve"> is a</w:t>
      </w:r>
      <w:r w:rsidR="7B450AA2">
        <w:t xml:space="preserve"> string containing the sheet name where the </w:t>
      </w:r>
      <w:r w:rsidR="37199296">
        <w:t>existing</w:t>
      </w:r>
      <w:r w:rsidR="7B450AA2">
        <w:t xml:space="preserve"> data is stored within the .xlsx file.</w:t>
      </w:r>
    </w:p>
    <w:p w14:paraId="53D2A54E" w14:textId="02AD460B" w:rsidR="01855134" w:rsidRDefault="7B450AA2" w:rsidP="59BBCC43">
      <w:r w:rsidRPr="59BBCC43">
        <w:t xml:space="preserve">Running </w:t>
      </w:r>
      <w:r w:rsidR="2CBDBDAC" w:rsidRPr="59BBCC43">
        <w:t xml:space="preserve">one of </w:t>
      </w:r>
      <w:r w:rsidRPr="59BBCC43">
        <w:t>these methods will add a column of classifications to the file.</w:t>
      </w:r>
    </w:p>
    <w:p w14:paraId="73A33229" w14:textId="7E170BCF" w:rsidR="01855134" w:rsidRDefault="01855134" w:rsidP="59BBCC43">
      <w:pPr>
        <w:pStyle w:val="Heading2"/>
        <w:spacing w:before="0" w:after="200" w:line="276" w:lineRule="auto"/>
      </w:pPr>
      <w:bookmarkStart w:id="206" w:name="_Toc175214068"/>
      <w:r>
        <w:t>Graphical User Interface</w:t>
      </w:r>
      <w:bookmarkEnd w:id="206"/>
    </w:p>
    <w:p w14:paraId="18CA4556" w14:textId="7CECCA72" w:rsidR="45916045" w:rsidRDefault="45916045" w:rsidP="59BBCC43">
      <w:del w:id="207" w:author="McNamara, George" w:date="2025-01-20T10:38:00Z">
        <w:r w:rsidDel="00046D79">
          <w:delText>The ACT Health NLP Program Builder</w:delText>
        </w:r>
      </w:del>
      <w:proofErr w:type="spellStart"/>
      <w:ins w:id="208" w:author="McNamara, George" w:date="2025-01-22T12:45:00Z">
        <w:r w:rsidR="003E1CEA">
          <w:t>EpiNLP</w:t>
        </w:r>
        <w:proofErr w:type="spellEnd"/>
        <w:r w:rsidR="003E1CEA">
          <w:t xml:space="preserve"> Builder</w:t>
        </w:r>
      </w:ins>
      <w:r>
        <w:t xml:space="preserve"> was designed to be used</w:t>
      </w:r>
      <w:del w:id="209" w:author="Draper, Glenn" w:date="2025-01-17T12:04:00Z">
        <w:r w:rsidDel="00D10608">
          <w:delText xml:space="preserve"> not only</w:delText>
        </w:r>
      </w:del>
      <w:r>
        <w:t xml:space="preserve"> </w:t>
      </w:r>
      <w:ins w:id="210" w:author="Draper, Glenn" w:date="2025-01-17T12:05:00Z">
        <w:r w:rsidR="00EA3DB8">
          <w:t xml:space="preserve">not only </w:t>
        </w:r>
      </w:ins>
      <w:r>
        <w:t>as a software package by developer</w:t>
      </w:r>
      <w:ins w:id="211" w:author="Draper, Glenn" w:date="2025-01-17T12:06:00Z">
        <w:r w:rsidR="00784319">
          <w:t>s</w:t>
        </w:r>
      </w:ins>
      <w:ins w:id="212" w:author="Draper, Glenn" w:date="2025-01-17T12:05:00Z">
        <w:r w:rsidR="00EA3DB8">
          <w:t xml:space="preserve">, but also by </w:t>
        </w:r>
      </w:ins>
      <w:del w:id="213" w:author="Draper, Glenn" w:date="2025-01-17T12:05:00Z">
        <w:r w:rsidDel="00EA3DB8">
          <w:delText>s</w:delText>
        </w:r>
        <w:r w:rsidR="6982128A" w:rsidDel="00EA3DB8">
          <w:delText xml:space="preserve">. </w:delText>
        </w:r>
        <w:r w:rsidR="3F0C8848" w:rsidDel="002846EC">
          <w:delText xml:space="preserve">This </w:delText>
        </w:r>
      </w:del>
      <w:r w:rsidR="3F0C8848">
        <w:t>non-technical u</w:t>
      </w:r>
      <w:ins w:id="214" w:author="Draper, Glenn" w:date="2025-01-17T12:06:00Z">
        <w:r w:rsidR="00681B4C">
          <w:t xml:space="preserve">sers </w:t>
        </w:r>
      </w:ins>
      <w:del w:id="215" w:author="Draper, Glenn" w:date="2025-01-17T12:06:00Z">
        <w:r w:rsidR="3F0C8848" w:rsidDel="00681B4C">
          <w:delText>sage is imp</w:delText>
        </w:r>
        <w:r w:rsidR="3F0C8848" w:rsidDel="003237E7">
          <w:delText>lemen</w:delText>
        </w:r>
      </w:del>
      <w:del w:id="216" w:author="Draper, Glenn" w:date="2025-01-17T12:05:00Z">
        <w:r w:rsidR="3F0C8848" w:rsidDel="003237E7">
          <w:delText xml:space="preserve">ted </w:delText>
        </w:r>
      </w:del>
      <w:r w:rsidR="3F0C8848">
        <w:t xml:space="preserve">through </w:t>
      </w:r>
      <w:ins w:id="217" w:author="Draper, Glenn" w:date="2025-01-17T12:06:00Z">
        <w:r w:rsidR="00784319">
          <w:t>a</w:t>
        </w:r>
      </w:ins>
      <w:del w:id="218" w:author="Draper, Glenn" w:date="2025-01-17T12:06:00Z">
        <w:r w:rsidR="3F0C8848" w:rsidDel="00784319">
          <w:delText>the</w:delText>
        </w:r>
      </w:del>
      <w:r w:rsidR="3F0C8848">
        <w:t xml:space="preserve"> GUI</w:t>
      </w:r>
      <w:ins w:id="219" w:author="Draper, Glenn" w:date="2025-01-17T12:06:00Z">
        <w:del w:id="220" w:author="McNamara, George" w:date="2025-01-20T10:39:00Z">
          <w:r w:rsidR="00681B4C" w:rsidDel="00046D79">
            <w:delText>.</w:delText>
          </w:r>
        </w:del>
      </w:ins>
      <w:r w:rsidR="3F0C8848">
        <w:t>.</w:t>
      </w:r>
      <w:r w:rsidR="6B8E80CE">
        <w:t xml:space="preserve"> Currently, as of version 1.0, the GUI is not complete</w:t>
      </w:r>
      <w:r w:rsidR="6DEA4C04">
        <w:t xml:space="preserve">. This GUI will be completed in a subsequent version of </w:t>
      </w:r>
      <w:proofErr w:type="spellStart"/>
      <w:ins w:id="221" w:author="McNamara, George" w:date="2025-01-22T12:45:00Z">
        <w:r w:rsidR="003E1CEA">
          <w:t>EpiNLP</w:t>
        </w:r>
        <w:proofErr w:type="spellEnd"/>
        <w:r w:rsidR="003E1CEA">
          <w:t xml:space="preserve"> Builder</w:t>
        </w:r>
      </w:ins>
      <w:ins w:id="222" w:author="McNamara, George" w:date="2025-01-20T10:39:00Z">
        <w:r w:rsidR="00046D79">
          <w:t xml:space="preserve"> </w:t>
        </w:r>
      </w:ins>
      <w:del w:id="223" w:author="McNamara, George" w:date="2025-01-20T10:39:00Z">
        <w:r w:rsidR="6DEA4C04" w:rsidDel="00046D79">
          <w:delText>the</w:delText>
        </w:r>
        <w:r w:rsidR="6DA32ECB" w:rsidDel="00046D79">
          <w:delText xml:space="preserve"> ACT Health NLP Program Builder </w:delText>
        </w:r>
      </w:del>
      <w:r w:rsidR="6DA32ECB">
        <w:t xml:space="preserve">and these technical notes will be updated to include a detailed </w:t>
      </w:r>
      <w:del w:id="224" w:author="Draper, Glenn" w:date="2025-01-17T12:18:00Z">
        <w:r w:rsidR="6DA32ECB" w:rsidDel="00C10623">
          <w:delText xml:space="preserve">usage </w:delText>
        </w:r>
      </w:del>
      <w:ins w:id="225" w:author="Draper, Glenn" w:date="2025-01-17T12:18:00Z">
        <w:r w:rsidR="00C10623">
          <w:t xml:space="preserve">user </w:t>
        </w:r>
      </w:ins>
      <w:r w:rsidR="6DA32ECB">
        <w:t>guide for the GUI.</w:t>
      </w:r>
      <w:r w:rsidR="5031D192">
        <w:t xml:space="preserve"> The current source code for the GUI is included in the repository but is not yet suited for use.</w:t>
      </w:r>
    </w:p>
    <w:p w14:paraId="7886F408" w14:textId="2A414FDF" w:rsidR="0A020BA5" w:rsidRDefault="0A020BA5" w:rsidP="58C9DFCB">
      <w:pPr>
        <w:pStyle w:val="Heading2"/>
        <w:spacing w:line="259" w:lineRule="auto"/>
      </w:pPr>
      <w:bookmarkStart w:id="226" w:name="_Toc175214069"/>
      <w:r>
        <w:t>Support</w:t>
      </w:r>
      <w:bookmarkEnd w:id="226"/>
    </w:p>
    <w:p w14:paraId="105E0ABE" w14:textId="08F7BD41" w:rsidR="7EEEE13D" w:rsidRDefault="7EEEE13D" w:rsidP="377C6D10">
      <w:r>
        <w:t xml:space="preserve">For further information </w:t>
      </w:r>
      <w:del w:id="227" w:author="Draper, Glenn" w:date="2025-01-17T12:19:00Z">
        <w:r w:rsidDel="00720736">
          <w:delText xml:space="preserve">about </w:delText>
        </w:r>
      </w:del>
      <w:ins w:id="228" w:author="Draper, Glenn" w:date="2025-01-17T12:19:00Z">
        <w:r w:rsidR="00720736">
          <w:t xml:space="preserve">regarding </w:t>
        </w:r>
      </w:ins>
      <w:r>
        <w:t xml:space="preserve">the structure, process, or usage of </w:t>
      </w:r>
      <w:proofErr w:type="spellStart"/>
      <w:ins w:id="229" w:author="McNamara, George" w:date="2025-01-22T12:45:00Z">
        <w:r w:rsidR="003E1CEA">
          <w:t>EpiNLP</w:t>
        </w:r>
        <w:proofErr w:type="spellEnd"/>
        <w:r w:rsidR="003E1CEA">
          <w:t xml:space="preserve"> Builder</w:t>
        </w:r>
      </w:ins>
      <w:ins w:id="230" w:author="McNamara, George" w:date="2025-01-20T10:39:00Z">
        <w:r w:rsidR="00046D79">
          <w:t xml:space="preserve"> </w:t>
        </w:r>
      </w:ins>
      <w:del w:id="231" w:author="McNamara, George" w:date="2025-01-20T10:39:00Z">
        <w:r w:rsidDel="00046D79">
          <w:delText xml:space="preserve">the ACT Health NLP program Builder </w:delText>
        </w:r>
      </w:del>
      <w:r w:rsidR="4D6CB445">
        <w:t xml:space="preserve">there are a few sources which can be consulted. </w:t>
      </w:r>
      <w:r w:rsidR="44FDF753">
        <w:t>For support when using the software package directly, consult the package documentation available at:</w:t>
      </w:r>
    </w:p>
    <w:p w14:paraId="48665D06" w14:textId="6E151C14" w:rsidR="44FDF753" w:rsidRDefault="44FDF753" w:rsidP="377C6D10">
      <w:r>
        <w:t>...</w:t>
      </w:r>
    </w:p>
    <w:p w14:paraId="5187BCBC" w14:textId="72466095" w:rsidR="44FDF753" w:rsidRDefault="44FDF753" w:rsidP="377C6D10">
      <w:r>
        <w:t>To view the source code directly, the repository can be accessed on GitHub at:</w:t>
      </w:r>
    </w:p>
    <w:p w14:paraId="1673DF9D" w14:textId="6532E24D" w:rsidR="44FDF753" w:rsidRDefault="44FDF753" w:rsidP="377C6D10">
      <w:r>
        <w:t>...</w:t>
      </w:r>
    </w:p>
    <w:p w14:paraId="5A4299CB" w14:textId="3996E6B6" w:rsidR="44FDF753" w:rsidRDefault="44FDF753" w:rsidP="377C6D10">
      <w:r>
        <w:t>Additionally,</w:t>
      </w:r>
      <w:r w:rsidR="4BEBF183">
        <w:t xml:space="preserve"> </w:t>
      </w:r>
      <w:proofErr w:type="spellStart"/>
      <w:ins w:id="232" w:author="McNamara, George" w:date="2025-01-22T12:45:00Z">
        <w:r w:rsidR="003E1CEA">
          <w:t>EpiNLP</w:t>
        </w:r>
        <w:proofErr w:type="spellEnd"/>
        <w:r w:rsidR="003E1CEA">
          <w:t xml:space="preserve"> Builder</w:t>
        </w:r>
      </w:ins>
      <w:ins w:id="233" w:author="McNamara, George" w:date="2025-01-20T10:39:00Z">
        <w:r w:rsidR="00847776">
          <w:t xml:space="preserve"> </w:t>
        </w:r>
      </w:ins>
      <w:del w:id="234" w:author="McNamara, George" w:date="2025-01-20T10:39:00Z">
        <w:r w:rsidR="4BEBF183" w:rsidDel="00847776">
          <w:delText xml:space="preserve">the Program Builder </w:delText>
        </w:r>
      </w:del>
      <w:r w:rsidR="4BEBF183">
        <w:t xml:space="preserve">is dependent on various </w:t>
      </w:r>
      <w:del w:id="235" w:author="Draper, Glenn" w:date="2025-01-17T12:19:00Z">
        <w:r w:rsidR="4BEBF183" w:rsidDel="006225DF">
          <w:delText xml:space="preserve">other </w:delText>
        </w:r>
      </w:del>
      <w:r w:rsidR="4BEBF183">
        <w:t xml:space="preserve">open-source software packages. These dependencies are listed in </w:t>
      </w:r>
      <w:ins w:id="236" w:author="McNamara, George" w:date="2025-01-20T10:27:00Z">
        <w:r w:rsidR="006F151D">
          <w:t>A</w:t>
        </w:r>
      </w:ins>
      <w:del w:id="237" w:author="McNamara, George" w:date="2025-01-20T10:27:00Z">
        <w:r w:rsidR="4BEBF183" w:rsidDel="006F151D">
          <w:delText>a</w:delText>
        </w:r>
      </w:del>
      <w:r w:rsidR="4BEBF183">
        <w:t>ppendix 1 and are accompanied by a link to their res</w:t>
      </w:r>
      <w:r w:rsidR="4B0910A0">
        <w:t>pective documentations.</w:t>
      </w:r>
    </w:p>
    <w:p w14:paraId="6F67AA09" w14:textId="25C44BE5" w:rsidR="4B0910A0" w:rsidRDefault="4B0910A0" w:rsidP="377C6D10">
      <w:r>
        <w:t xml:space="preserve">Finally, </w:t>
      </w:r>
      <w:proofErr w:type="spellStart"/>
      <w:ins w:id="238" w:author="McNamara, George" w:date="2025-01-22T12:45:00Z">
        <w:r w:rsidR="003E1CEA">
          <w:t>EpiNLP</w:t>
        </w:r>
        <w:proofErr w:type="spellEnd"/>
        <w:r w:rsidR="003E1CEA">
          <w:t xml:space="preserve"> Builder</w:t>
        </w:r>
      </w:ins>
      <w:ins w:id="239" w:author="McNamara, George" w:date="2025-01-20T10:39:00Z">
        <w:r w:rsidR="00847776">
          <w:t xml:space="preserve"> </w:t>
        </w:r>
      </w:ins>
      <w:del w:id="240" w:author="McNamara, George" w:date="2025-01-20T10:39:00Z">
        <w:r w:rsidDel="00847776">
          <w:delText xml:space="preserve">this software package </w:delText>
        </w:r>
      </w:del>
      <w:r>
        <w:t xml:space="preserve">continues development and maintenance within the ACT Health Epidemiology Section. </w:t>
      </w:r>
      <w:r w:rsidR="4C44F5A5">
        <w:t>To contact this team with a query about the software package please send an email to one of the following addresses:</w:t>
      </w:r>
    </w:p>
    <w:p w14:paraId="1F7CEFDD" w14:textId="7511EF7B" w:rsidR="4C44F5A5" w:rsidRDefault="00000000">
      <w:hyperlink r:id="rId40">
        <w:r w:rsidR="4CC4EFE2" w:rsidRPr="3EDA46CA">
          <w:rPr>
            <w:rStyle w:val="Hyperlink"/>
            <w:u w:val="none"/>
          </w:rPr>
          <w:t>George.mcnamara@act.gov.au</w:t>
        </w:r>
      </w:hyperlink>
      <w:r w:rsidR="4CC4EFE2">
        <w:t xml:space="preserve"> or</w:t>
      </w:r>
      <w:r w:rsidR="00E71432">
        <w:t xml:space="preserve"> </w:t>
      </w:r>
      <w:hyperlink r:id="rId41" w:history="1">
        <w:r w:rsidR="00E71432" w:rsidRPr="00F229DA">
          <w:rPr>
            <w:rStyle w:val="Hyperlink"/>
            <w:u w:val="none"/>
          </w:rPr>
          <w:t>epicentre@act.gov.au</w:t>
        </w:r>
      </w:hyperlink>
    </w:p>
    <w:p w14:paraId="773790F8" w14:textId="77777777" w:rsidR="004B04DD" w:rsidRDefault="004B04DD" w:rsidP="00501285">
      <w:pPr>
        <w:pStyle w:val="Heading1"/>
      </w:pPr>
    </w:p>
    <w:p w14:paraId="7D698257" w14:textId="77777777" w:rsidR="00F229DA" w:rsidRDefault="00F229DA" w:rsidP="00501285">
      <w:pPr>
        <w:pStyle w:val="Heading1"/>
      </w:pPr>
    </w:p>
    <w:p w14:paraId="49B31010" w14:textId="558F818B" w:rsidR="00501285" w:rsidRDefault="00501285" w:rsidP="00501285">
      <w:pPr>
        <w:pStyle w:val="Heading1"/>
      </w:pPr>
      <w:bookmarkStart w:id="241" w:name="_Toc175214070"/>
      <w:r>
        <w:lastRenderedPageBreak/>
        <w:t>Appendices</w:t>
      </w:r>
      <w:bookmarkEnd w:id="241"/>
    </w:p>
    <w:p w14:paraId="35B0317A" w14:textId="4A5FCDBD" w:rsidR="00501285" w:rsidRDefault="00501285" w:rsidP="00477AA5">
      <w:pPr>
        <w:pStyle w:val="Heading2"/>
      </w:pPr>
      <w:bookmarkStart w:id="242" w:name="_Toc175214071"/>
      <w:r>
        <w:t>Appendix 1: Dependencies</w:t>
      </w:r>
      <w:bookmarkEnd w:id="242"/>
    </w:p>
    <w:p w14:paraId="268680D5" w14:textId="000E293E" w:rsidR="00627F82" w:rsidRPr="00627F82" w:rsidRDefault="00627F82" w:rsidP="00B2437A">
      <w:pPr>
        <w:pStyle w:val="Heading4"/>
        <w:rPr>
          <w:rFonts w:asciiTheme="minorHAnsi" w:hAnsiTheme="minorHAnsi" w:cstheme="minorHAnsi"/>
          <w:b w:val="0"/>
          <w:bCs w:val="0"/>
          <w:sz w:val="22"/>
          <w:szCs w:val="22"/>
        </w:rPr>
      </w:pPr>
      <w:r>
        <w:rPr>
          <w:rFonts w:asciiTheme="minorHAnsi" w:hAnsiTheme="minorHAnsi" w:cstheme="minorHAnsi"/>
          <w:b w:val="0"/>
          <w:bCs w:val="0"/>
          <w:sz w:val="22"/>
          <w:szCs w:val="22"/>
        </w:rPr>
        <w:t xml:space="preserve">The following is a comprehensive list of Python packages utilised in the </w:t>
      </w:r>
      <w:del w:id="243" w:author="McNamara, George" w:date="2025-01-20T10:40:00Z">
        <w:r w:rsidDel="00847776">
          <w:rPr>
            <w:rFonts w:asciiTheme="minorHAnsi" w:hAnsiTheme="minorHAnsi" w:cstheme="minorHAnsi"/>
            <w:b w:val="0"/>
            <w:bCs w:val="0"/>
            <w:sz w:val="22"/>
            <w:szCs w:val="22"/>
          </w:rPr>
          <w:delText>ACT Health NLP Program Builder</w:delText>
        </w:r>
      </w:del>
      <w:proofErr w:type="spellStart"/>
      <w:ins w:id="244" w:author="McNamara, George" w:date="2025-01-22T12:45:00Z">
        <w:r w:rsidR="003E1CEA">
          <w:rPr>
            <w:rFonts w:asciiTheme="minorHAnsi" w:hAnsiTheme="minorHAnsi" w:cstheme="minorHAnsi"/>
            <w:b w:val="0"/>
            <w:bCs w:val="0"/>
            <w:sz w:val="22"/>
            <w:szCs w:val="22"/>
          </w:rPr>
          <w:t>EpiNLP</w:t>
        </w:r>
        <w:proofErr w:type="spellEnd"/>
        <w:r w:rsidR="003E1CEA">
          <w:rPr>
            <w:rFonts w:asciiTheme="minorHAnsi" w:hAnsiTheme="minorHAnsi" w:cstheme="minorHAnsi"/>
            <w:b w:val="0"/>
            <w:bCs w:val="0"/>
            <w:sz w:val="22"/>
            <w:szCs w:val="22"/>
          </w:rPr>
          <w:t xml:space="preserve"> Builder</w:t>
        </w:r>
      </w:ins>
      <w:r>
        <w:rPr>
          <w:rFonts w:asciiTheme="minorHAnsi" w:hAnsiTheme="minorHAnsi" w:cstheme="minorHAnsi"/>
          <w:b w:val="0"/>
          <w:bCs w:val="0"/>
          <w:sz w:val="22"/>
          <w:szCs w:val="22"/>
        </w:rPr>
        <w:t xml:space="preserve"> package. </w:t>
      </w:r>
      <w:r w:rsidR="00F74AF6">
        <w:rPr>
          <w:rFonts w:asciiTheme="minorHAnsi" w:hAnsiTheme="minorHAnsi" w:cstheme="minorHAnsi"/>
          <w:b w:val="0"/>
          <w:bCs w:val="0"/>
          <w:sz w:val="22"/>
          <w:szCs w:val="22"/>
        </w:rPr>
        <w:t>For each package there is a link provided to the documentation</w:t>
      </w:r>
      <w:r>
        <w:rPr>
          <w:rFonts w:asciiTheme="minorHAnsi" w:hAnsiTheme="minorHAnsi" w:cstheme="minorHAnsi"/>
          <w:b w:val="0"/>
          <w:bCs w:val="0"/>
          <w:sz w:val="22"/>
          <w:szCs w:val="22"/>
        </w:rPr>
        <w:t>.</w:t>
      </w:r>
    </w:p>
    <w:p w14:paraId="45257203" w14:textId="1380072A" w:rsidR="00B2437A" w:rsidRPr="00B2437A" w:rsidRDefault="1D51084C" w:rsidP="756ED736">
      <w:pPr>
        <w:pStyle w:val="Heading4"/>
        <w:numPr>
          <w:ilvl w:val="0"/>
          <w:numId w:val="21"/>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a</w:t>
      </w:r>
      <w:r w:rsidR="00B2437A" w:rsidRPr="756ED736">
        <w:rPr>
          <w:rFonts w:asciiTheme="minorHAnsi" w:eastAsiaTheme="minorEastAsia" w:hAnsiTheme="minorHAnsi" w:cstheme="minorBidi"/>
          <w:b w:val="0"/>
          <w:bCs w:val="0"/>
          <w:iCs w:val="0"/>
          <w:sz w:val="22"/>
          <w:szCs w:val="22"/>
        </w:rPr>
        <w:t>bc</w:t>
      </w:r>
      <w:r w:rsidR="3AD7E52F" w:rsidRPr="756ED736">
        <w:rPr>
          <w:rFonts w:asciiTheme="minorHAnsi" w:eastAsiaTheme="minorEastAsia" w:hAnsiTheme="minorHAnsi" w:cstheme="minorBidi"/>
          <w:b w:val="0"/>
          <w:bCs w:val="0"/>
          <w:iCs w:val="0"/>
          <w:sz w:val="22"/>
          <w:szCs w:val="22"/>
        </w:rPr>
        <w:t xml:space="preserve">: </w:t>
      </w:r>
      <w:r w:rsidR="00175C26" w:rsidRPr="00175C26">
        <w:rPr>
          <w:rFonts w:asciiTheme="minorHAnsi" w:eastAsiaTheme="minorEastAsia" w:hAnsiTheme="minorHAnsi" w:cstheme="minorBidi"/>
          <w:b w:val="0"/>
          <w:bCs w:val="0"/>
          <w:iCs w:val="0"/>
          <w:sz w:val="22"/>
          <w:szCs w:val="22"/>
        </w:rPr>
        <w:t>https://docs.python.org/3/library/abc.html</w:t>
      </w:r>
    </w:p>
    <w:p w14:paraId="09FEEE2D" w14:textId="21952108" w:rsidR="00B2437A" w:rsidRPr="00B2437A" w:rsidRDefault="15CB9AA5" w:rsidP="756ED736">
      <w:pPr>
        <w:pStyle w:val="Heading4"/>
        <w:numPr>
          <w:ilvl w:val="0"/>
          <w:numId w:val="21"/>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c</w:t>
      </w:r>
      <w:r w:rsidR="00B2437A" w:rsidRPr="756ED736">
        <w:rPr>
          <w:rFonts w:asciiTheme="minorHAnsi" w:eastAsiaTheme="minorEastAsia" w:hAnsiTheme="minorHAnsi" w:cstheme="minorBidi"/>
          <w:b w:val="0"/>
          <w:bCs w:val="0"/>
          <w:iCs w:val="0"/>
          <w:sz w:val="22"/>
          <w:szCs w:val="22"/>
        </w:rPr>
        <w:t>ollections</w:t>
      </w:r>
      <w:r w:rsidR="52B25438" w:rsidRPr="756ED736">
        <w:rPr>
          <w:rFonts w:asciiTheme="minorHAnsi" w:eastAsiaTheme="minorEastAsia" w:hAnsiTheme="minorHAnsi" w:cstheme="minorBidi"/>
          <w:b w:val="0"/>
          <w:bCs w:val="0"/>
          <w:iCs w:val="0"/>
          <w:sz w:val="22"/>
          <w:szCs w:val="22"/>
        </w:rPr>
        <w:t xml:space="preserve">: </w:t>
      </w:r>
      <w:r w:rsidR="0003125F" w:rsidRPr="0003125F">
        <w:rPr>
          <w:rFonts w:asciiTheme="minorHAnsi" w:eastAsiaTheme="minorEastAsia" w:hAnsiTheme="minorHAnsi" w:cstheme="minorBidi"/>
          <w:b w:val="0"/>
          <w:bCs w:val="0"/>
          <w:iCs w:val="0"/>
          <w:sz w:val="22"/>
          <w:szCs w:val="22"/>
        </w:rPr>
        <w:t>https://docs.python.org/3/library/collections.html</w:t>
      </w:r>
    </w:p>
    <w:p w14:paraId="133DCAC5" w14:textId="6F7914FE" w:rsidR="0065698E" w:rsidRPr="0065698E" w:rsidRDefault="0065698E" w:rsidP="756ED736">
      <w:pPr>
        <w:pStyle w:val="Heading4"/>
        <w:numPr>
          <w:ilvl w:val="0"/>
          <w:numId w:val="20"/>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J</w:t>
      </w:r>
      <w:r w:rsidR="00B2437A" w:rsidRPr="756ED736">
        <w:rPr>
          <w:rFonts w:asciiTheme="minorHAnsi" w:eastAsiaTheme="minorEastAsia" w:hAnsiTheme="minorHAnsi" w:cstheme="minorBidi"/>
          <w:b w:val="0"/>
          <w:bCs w:val="0"/>
          <w:iCs w:val="0"/>
          <w:sz w:val="22"/>
          <w:szCs w:val="22"/>
        </w:rPr>
        <w:t>oblib</w:t>
      </w:r>
      <w:r w:rsidR="12F8D72E" w:rsidRPr="756ED736">
        <w:rPr>
          <w:rFonts w:asciiTheme="minorHAnsi" w:eastAsiaTheme="minorEastAsia" w:hAnsiTheme="minorHAnsi" w:cstheme="minorBidi"/>
          <w:b w:val="0"/>
          <w:bCs w:val="0"/>
          <w:iCs w:val="0"/>
          <w:sz w:val="22"/>
          <w:szCs w:val="22"/>
        </w:rPr>
        <w:t xml:space="preserve">: </w:t>
      </w:r>
      <w:r w:rsidR="0003125F" w:rsidRPr="0003125F">
        <w:rPr>
          <w:rFonts w:asciiTheme="minorHAnsi" w:eastAsiaTheme="minorEastAsia" w:hAnsiTheme="minorHAnsi" w:cstheme="minorBidi"/>
          <w:b w:val="0"/>
          <w:bCs w:val="0"/>
          <w:iCs w:val="0"/>
          <w:sz w:val="22"/>
          <w:szCs w:val="22"/>
        </w:rPr>
        <w:t>https://joblib.readthedocs.io/en/stable/</w:t>
      </w:r>
    </w:p>
    <w:p w14:paraId="4E7E12E3" w14:textId="0C773788" w:rsidR="0065698E" w:rsidRPr="0065698E" w:rsidRDefault="0065698E" w:rsidP="756ED736">
      <w:pPr>
        <w:pStyle w:val="Heading4"/>
        <w:numPr>
          <w:ilvl w:val="0"/>
          <w:numId w:val="19"/>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M</w:t>
      </w:r>
      <w:r w:rsidR="00B2437A" w:rsidRPr="756ED736">
        <w:rPr>
          <w:rFonts w:asciiTheme="minorHAnsi" w:eastAsiaTheme="minorEastAsia" w:hAnsiTheme="minorHAnsi" w:cstheme="minorBidi"/>
          <w:b w:val="0"/>
          <w:bCs w:val="0"/>
          <w:iCs w:val="0"/>
          <w:sz w:val="22"/>
          <w:szCs w:val="22"/>
        </w:rPr>
        <w:t>atplotlib</w:t>
      </w:r>
      <w:r w:rsidR="568FE1D1" w:rsidRPr="756ED736">
        <w:rPr>
          <w:rFonts w:asciiTheme="minorHAnsi" w:eastAsiaTheme="minorEastAsia" w:hAnsiTheme="minorHAnsi" w:cstheme="minorBidi"/>
          <w:b w:val="0"/>
          <w:bCs w:val="0"/>
          <w:iCs w:val="0"/>
          <w:sz w:val="22"/>
          <w:szCs w:val="22"/>
        </w:rPr>
        <w:t xml:space="preserve">: </w:t>
      </w:r>
      <w:r w:rsidR="00BE7AA1" w:rsidRPr="00BE7AA1">
        <w:rPr>
          <w:rFonts w:asciiTheme="minorHAnsi" w:eastAsiaTheme="minorEastAsia" w:hAnsiTheme="minorHAnsi" w:cstheme="minorBidi"/>
          <w:b w:val="0"/>
          <w:bCs w:val="0"/>
          <w:iCs w:val="0"/>
          <w:sz w:val="22"/>
          <w:szCs w:val="22"/>
        </w:rPr>
        <w:t>https://matplotlib.org/stable/index.html</w:t>
      </w:r>
    </w:p>
    <w:p w14:paraId="18071D5D" w14:textId="316906BC" w:rsidR="0065698E" w:rsidRPr="0065698E" w:rsidRDefault="00B2437A" w:rsidP="756ED736">
      <w:pPr>
        <w:pStyle w:val="Heading4"/>
        <w:numPr>
          <w:ilvl w:val="0"/>
          <w:numId w:val="18"/>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NLTK</w:t>
      </w:r>
      <w:r w:rsidR="50C63716" w:rsidRPr="756ED736">
        <w:rPr>
          <w:rFonts w:asciiTheme="minorHAnsi" w:eastAsiaTheme="minorEastAsia" w:hAnsiTheme="minorHAnsi" w:cstheme="minorBidi"/>
          <w:b w:val="0"/>
          <w:bCs w:val="0"/>
          <w:iCs w:val="0"/>
          <w:sz w:val="22"/>
          <w:szCs w:val="22"/>
        </w:rPr>
        <w:t xml:space="preserve">: </w:t>
      </w:r>
      <w:r w:rsidR="00BE7AA1" w:rsidRPr="00BE7AA1">
        <w:rPr>
          <w:rFonts w:asciiTheme="minorHAnsi" w:eastAsiaTheme="minorEastAsia" w:hAnsiTheme="minorHAnsi" w:cstheme="minorBidi"/>
          <w:b w:val="0"/>
          <w:bCs w:val="0"/>
          <w:iCs w:val="0"/>
          <w:sz w:val="22"/>
          <w:szCs w:val="22"/>
        </w:rPr>
        <w:t>https://www.nltk.org/</w:t>
      </w:r>
    </w:p>
    <w:p w14:paraId="7EC52001" w14:textId="2C47453A" w:rsidR="0065698E" w:rsidRPr="0065698E" w:rsidRDefault="00B2437A" w:rsidP="756ED736">
      <w:pPr>
        <w:pStyle w:val="Heading4"/>
        <w:numPr>
          <w:ilvl w:val="0"/>
          <w:numId w:val="17"/>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NumPy</w:t>
      </w:r>
      <w:r w:rsidR="0C74BAFB" w:rsidRPr="756ED736">
        <w:rPr>
          <w:rFonts w:asciiTheme="minorHAnsi" w:eastAsiaTheme="minorEastAsia" w:hAnsiTheme="minorHAnsi" w:cstheme="minorBidi"/>
          <w:b w:val="0"/>
          <w:bCs w:val="0"/>
          <w:iCs w:val="0"/>
          <w:sz w:val="22"/>
          <w:szCs w:val="22"/>
        </w:rPr>
        <w:t xml:space="preserve">: </w:t>
      </w:r>
      <w:r w:rsidR="002D749C" w:rsidRPr="002D749C">
        <w:rPr>
          <w:rFonts w:asciiTheme="minorHAnsi" w:eastAsiaTheme="minorEastAsia" w:hAnsiTheme="minorHAnsi" w:cstheme="minorBidi"/>
          <w:b w:val="0"/>
          <w:bCs w:val="0"/>
          <w:iCs w:val="0"/>
          <w:sz w:val="22"/>
          <w:szCs w:val="22"/>
        </w:rPr>
        <w:t>https://numpy.org/doc/stable/</w:t>
      </w:r>
    </w:p>
    <w:p w14:paraId="6DA277E9" w14:textId="73006371" w:rsidR="0065698E" w:rsidRPr="0065698E" w:rsidRDefault="0065698E" w:rsidP="756ED736">
      <w:pPr>
        <w:pStyle w:val="Heading4"/>
        <w:numPr>
          <w:ilvl w:val="0"/>
          <w:numId w:val="16"/>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O</w:t>
      </w:r>
      <w:r w:rsidR="00B2437A" w:rsidRPr="756ED736">
        <w:rPr>
          <w:rFonts w:asciiTheme="minorHAnsi" w:eastAsiaTheme="minorEastAsia" w:hAnsiTheme="minorHAnsi" w:cstheme="minorBidi"/>
          <w:b w:val="0"/>
          <w:bCs w:val="0"/>
          <w:iCs w:val="0"/>
          <w:sz w:val="22"/>
          <w:szCs w:val="22"/>
        </w:rPr>
        <w:t>pen</w:t>
      </w:r>
      <w:r w:rsidRPr="756ED736">
        <w:rPr>
          <w:rFonts w:asciiTheme="minorHAnsi" w:eastAsiaTheme="minorEastAsia" w:hAnsiTheme="minorHAnsi" w:cstheme="minorBidi"/>
          <w:b w:val="0"/>
          <w:bCs w:val="0"/>
          <w:iCs w:val="0"/>
          <w:sz w:val="22"/>
          <w:szCs w:val="22"/>
        </w:rPr>
        <w:t>P</w:t>
      </w:r>
      <w:r w:rsidR="00B2437A" w:rsidRPr="756ED736">
        <w:rPr>
          <w:rFonts w:asciiTheme="minorHAnsi" w:eastAsiaTheme="minorEastAsia" w:hAnsiTheme="minorHAnsi" w:cstheme="minorBidi"/>
          <w:b w:val="0"/>
          <w:bCs w:val="0"/>
          <w:iCs w:val="0"/>
          <w:sz w:val="22"/>
          <w:szCs w:val="22"/>
        </w:rPr>
        <w:t>y</w:t>
      </w:r>
      <w:r w:rsidRPr="756ED736">
        <w:rPr>
          <w:rFonts w:asciiTheme="minorHAnsi" w:eastAsiaTheme="minorEastAsia" w:hAnsiTheme="minorHAnsi" w:cstheme="minorBidi"/>
          <w:b w:val="0"/>
          <w:bCs w:val="0"/>
          <w:iCs w:val="0"/>
          <w:sz w:val="22"/>
          <w:szCs w:val="22"/>
        </w:rPr>
        <w:t>XL</w:t>
      </w:r>
      <w:r w:rsidR="3DD0921E" w:rsidRPr="756ED736">
        <w:rPr>
          <w:rFonts w:asciiTheme="minorHAnsi" w:eastAsiaTheme="minorEastAsia" w:hAnsiTheme="minorHAnsi" w:cstheme="minorBidi"/>
          <w:b w:val="0"/>
          <w:bCs w:val="0"/>
          <w:iCs w:val="0"/>
          <w:sz w:val="22"/>
          <w:szCs w:val="22"/>
        </w:rPr>
        <w:t xml:space="preserve">: </w:t>
      </w:r>
      <w:r w:rsidR="002D749C" w:rsidRPr="002D749C">
        <w:rPr>
          <w:rFonts w:asciiTheme="minorHAnsi" w:eastAsiaTheme="minorEastAsia" w:hAnsiTheme="minorHAnsi" w:cstheme="minorBidi"/>
          <w:b w:val="0"/>
          <w:bCs w:val="0"/>
          <w:iCs w:val="0"/>
          <w:sz w:val="22"/>
          <w:szCs w:val="22"/>
        </w:rPr>
        <w:t>https://openpyxl.readthedocs.io/en/stable/</w:t>
      </w:r>
    </w:p>
    <w:p w14:paraId="049F12EA" w14:textId="5669D14D" w:rsidR="0065698E" w:rsidRPr="0065698E" w:rsidRDefault="7F30B931" w:rsidP="756ED736">
      <w:pPr>
        <w:pStyle w:val="Heading4"/>
        <w:numPr>
          <w:ilvl w:val="0"/>
          <w:numId w:val="15"/>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o</w:t>
      </w:r>
      <w:r w:rsidR="00B2437A" w:rsidRPr="756ED736">
        <w:rPr>
          <w:rFonts w:asciiTheme="minorHAnsi" w:eastAsiaTheme="minorEastAsia" w:hAnsiTheme="minorHAnsi" w:cstheme="minorBidi"/>
          <w:b w:val="0"/>
          <w:bCs w:val="0"/>
          <w:iCs w:val="0"/>
          <w:sz w:val="22"/>
          <w:szCs w:val="22"/>
        </w:rPr>
        <w:t>s</w:t>
      </w:r>
      <w:r w:rsidR="72440539" w:rsidRPr="756ED736">
        <w:rPr>
          <w:rFonts w:asciiTheme="minorHAnsi" w:eastAsiaTheme="minorEastAsia" w:hAnsiTheme="minorHAnsi" w:cstheme="minorBidi"/>
          <w:b w:val="0"/>
          <w:bCs w:val="0"/>
          <w:iCs w:val="0"/>
          <w:sz w:val="22"/>
          <w:szCs w:val="22"/>
        </w:rPr>
        <w:t xml:space="preserve">: </w:t>
      </w:r>
      <w:r w:rsidR="00D817C4" w:rsidRPr="00D817C4">
        <w:rPr>
          <w:rFonts w:asciiTheme="minorHAnsi" w:eastAsiaTheme="minorEastAsia" w:hAnsiTheme="minorHAnsi" w:cstheme="minorBidi"/>
          <w:b w:val="0"/>
          <w:bCs w:val="0"/>
          <w:iCs w:val="0"/>
          <w:sz w:val="22"/>
          <w:szCs w:val="22"/>
        </w:rPr>
        <w:t>https://docs.python.org/3/library/os.html</w:t>
      </w:r>
    </w:p>
    <w:p w14:paraId="55DBF997" w14:textId="59446B42" w:rsidR="0065698E" w:rsidRPr="0065698E" w:rsidRDefault="52DCCCEF" w:rsidP="756ED736">
      <w:pPr>
        <w:pStyle w:val="Heading4"/>
        <w:numPr>
          <w:ilvl w:val="0"/>
          <w:numId w:val="14"/>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p</w:t>
      </w:r>
      <w:r w:rsidR="00B2437A" w:rsidRPr="756ED736">
        <w:rPr>
          <w:rFonts w:asciiTheme="minorHAnsi" w:eastAsiaTheme="minorEastAsia" w:hAnsiTheme="minorHAnsi" w:cstheme="minorBidi"/>
          <w:b w:val="0"/>
          <w:bCs w:val="0"/>
          <w:iCs w:val="0"/>
          <w:sz w:val="22"/>
          <w:szCs w:val="22"/>
        </w:rPr>
        <w:t>andas</w:t>
      </w:r>
      <w:r w:rsidR="26D55193" w:rsidRPr="756ED736">
        <w:rPr>
          <w:rFonts w:asciiTheme="minorHAnsi" w:eastAsiaTheme="minorEastAsia" w:hAnsiTheme="minorHAnsi" w:cstheme="minorBidi"/>
          <w:b w:val="0"/>
          <w:bCs w:val="0"/>
          <w:iCs w:val="0"/>
          <w:sz w:val="22"/>
          <w:szCs w:val="22"/>
        </w:rPr>
        <w:t xml:space="preserve">: </w:t>
      </w:r>
      <w:r w:rsidR="00D817C4" w:rsidRPr="00D817C4">
        <w:rPr>
          <w:rFonts w:asciiTheme="minorHAnsi" w:eastAsiaTheme="minorEastAsia" w:hAnsiTheme="minorHAnsi" w:cstheme="minorBidi"/>
          <w:b w:val="0"/>
          <w:bCs w:val="0"/>
          <w:iCs w:val="0"/>
          <w:sz w:val="22"/>
          <w:szCs w:val="22"/>
        </w:rPr>
        <w:t>https://pandas.pydata.org/docs/</w:t>
      </w:r>
    </w:p>
    <w:p w14:paraId="2C7A196C" w14:textId="1E1D1849" w:rsidR="0065698E" w:rsidRPr="0065698E" w:rsidRDefault="00B2437A" w:rsidP="756ED736">
      <w:pPr>
        <w:pStyle w:val="Heading4"/>
        <w:numPr>
          <w:ilvl w:val="0"/>
          <w:numId w:val="13"/>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PyQt6</w:t>
      </w:r>
      <w:r w:rsidR="04A44C93" w:rsidRPr="756ED736">
        <w:rPr>
          <w:rFonts w:asciiTheme="minorHAnsi" w:eastAsiaTheme="minorEastAsia" w:hAnsiTheme="minorHAnsi" w:cstheme="minorBidi"/>
          <w:b w:val="0"/>
          <w:bCs w:val="0"/>
          <w:iCs w:val="0"/>
          <w:sz w:val="22"/>
          <w:szCs w:val="22"/>
        </w:rPr>
        <w:t xml:space="preserve">: </w:t>
      </w:r>
      <w:r w:rsidR="00D817C4" w:rsidRPr="00D817C4">
        <w:rPr>
          <w:rFonts w:asciiTheme="minorHAnsi" w:eastAsiaTheme="minorEastAsia" w:hAnsiTheme="minorHAnsi" w:cstheme="minorBidi"/>
          <w:b w:val="0"/>
          <w:bCs w:val="0"/>
          <w:iCs w:val="0"/>
          <w:sz w:val="22"/>
          <w:szCs w:val="22"/>
        </w:rPr>
        <w:t>https://doc.qt.io/qtforpython-6/</w:t>
      </w:r>
    </w:p>
    <w:p w14:paraId="07019040" w14:textId="1B6B1910" w:rsidR="0065698E" w:rsidRPr="0065698E" w:rsidRDefault="038B1797" w:rsidP="756ED736">
      <w:pPr>
        <w:pStyle w:val="Heading4"/>
        <w:numPr>
          <w:ilvl w:val="0"/>
          <w:numId w:val="12"/>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r</w:t>
      </w:r>
      <w:r w:rsidR="00B2437A" w:rsidRPr="756ED736">
        <w:rPr>
          <w:rFonts w:asciiTheme="minorHAnsi" w:eastAsiaTheme="minorEastAsia" w:hAnsiTheme="minorHAnsi" w:cstheme="minorBidi"/>
          <w:b w:val="0"/>
          <w:bCs w:val="0"/>
          <w:iCs w:val="0"/>
          <w:sz w:val="22"/>
          <w:szCs w:val="22"/>
        </w:rPr>
        <w:t>andom</w:t>
      </w:r>
      <w:r w:rsidR="1E5BBBF5" w:rsidRPr="756ED736">
        <w:rPr>
          <w:rFonts w:asciiTheme="minorHAnsi" w:eastAsiaTheme="minorEastAsia" w:hAnsiTheme="minorHAnsi" w:cstheme="minorBidi"/>
          <w:b w:val="0"/>
          <w:bCs w:val="0"/>
          <w:iCs w:val="0"/>
          <w:sz w:val="22"/>
          <w:szCs w:val="22"/>
        </w:rPr>
        <w:t xml:space="preserve">: </w:t>
      </w:r>
      <w:r w:rsidR="00CF28CA" w:rsidRPr="00CF28CA">
        <w:rPr>
          <w:rFonts w:asciiTheme="minorHAnsi" w:eastAsiaTheme="minorEastAsia" w:hAnsiTheme="minorHAnsi" w:cstheme="minorBidi"/>
          <w:b w:val="0"/>
          <w:bCs w:val="0"/>
          <w:iCs w:val="0"/>
          <w:sz w:val="22"/>
          <w:szCs w:val="22"/>
        </w:rPr>
        <w:t>https://docs.python.org/3/library/random.html</w:t>
      </w:r>
    </w:p>
    <w:p w14:paraId="67CAE728" w14:textId="3DCED08B" w:rsidR="0065698E" w:rsidRPr="0065698E" w:rsidRDefault="00B2437A" w:rsidP="756ED736">
      <w:pPr>
        <w:pStyle w:val="Heading4"/>
        <w:numPr>
          <w:ilvl w:val="0"/>
          <w:numId w:val="11"/>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SciPy</w:t>
      </w:r>
      <w:r w:rsidR="5F334F53" w:rsidRPr="756ED736">
        <w:rPr>
          <w:rFonts w:asciiTheme="minorHAnsi" w:eastAsiaTheme="minorEastAsia" w:hAnsiTheme="minorHAnsi" w:cstheme="minorBidi"/>
          <w:b w:val="0"/>
          <w:bCs w:val="0"/>
          <w:iCs w:val="0"/>
          <w:sz w:val="22"/>
          <w:szCs w:val="22"/>
        </w:rPr>
        <w:t xml:space="preserve">: </w:t>
      </w:r>
      <w:r w:rsidR="00CF28CA" w:rsidRPr="00CF28CA">
        <w:rPr>
          <w:rFonts w:asciiTheme="minorHAnsi" w:eastAsiaTheme="minorEastAsia" w:hAnsiTheme="minorHAnsi" w:cstheme="minorBidi"/>
          <w:b w:val="0"/>
          <w:bCs w:val="0"/>
          <w:iCs w:val="0"/>
          <w:sz w:val="22"/>
          <w:szCs w:val="22"/>
        </w:rPr>
        <w:t>https://docs.scipy.org/doc/scipy/index.html</w:t>
      </w:r>
    </w:p>
    <w:p w14:paraId="6B14856B" w14:textId="12B925D1" w:rsidR="0065698E" w:rsidRPr="0065698E" w:rsidRDefault="0065698E" w:rsidP="756ED736">
      <w:pPr>
        <w:pStyle w:val="Heading4"/>
        <w:numPr>
          <w:ilvl w:val="0"/>
          <w:numId w:val="10"/>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scikit-learn</w:t>
      </w:r>
      <w:r w:rsidR="275F789A" w:rsidRPr="756ED736">
        <w:rPr>
          <w:rFonts w:asciiTheme="minorHAnsi" w:eastAsiaTheme="minorEastAsia" w:hAnsiTheme="minorHAnsi" w:cstheme="minorBidi"/>
          <w:b w:val="0"/>
          <w:bCs w:val="0"/>
          <w:iCs w:val="0"/>
          <w:sz w:val="22"/>
          <w:szCs w:val="22"/>
        </w:rPr>
        <w:t xml:space="preserve">: </w:t>
      </w:r>
      <w:r w:rsidR="00F15E05" w:rsidRPr="00F15E05">
        <w:rPr>
          <w:rFonts w:asciiTheme="minorHAnsi" w:eastAsiaTheme="minorEastAsia" w:hAnsiTheme="minorHAnsi" w:cstheme="minorBidi"/>
          <w:b w:val="0"/>
          <w:bCs w:val="0"/>
          <w:iCs w:val="0"/>
          <w:sz w:val="22"/>
          <w:szCs w:val="22"/>
        </w:rPr>
        <w:t>https://scikit-learn.org/stable/index.html</w:t>
      </w:r>
    </w:p>
    <w:p w14:paraId="6A22631A" w14:textId="42EA5364" w:rsidR="0065698E" w:rsidRPr="0065698E" w:rsidRDefault="0F408B04" w:rsidP="756ED736">
      <w:pPr>
        <w:pStyle w:val="Heading4"/>
        <w:numPr>
          <w:ilvl w:val="0"/>
          <w:numId w:val="9"/>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s</w:t>
      </w:r>
      <w:r w:rsidR="00B2437A" w:rsidRPr="756ED736">
        <w:rPr>
          <w:rFonts w:asciiTheme="minorHAnsi" w:eastAsiaTheme="minorEastAsia" w:hAnsiTheme="minorHAnsi" w:cstheme="minorBidi"/>
          <w:b w:val="0"/>
          <w:bCs w:val="0"/>
          <w:iCs w:val="0"/>
          <w:sz w:val="22"/>
          <w:szCs w:val="22"/>
        </w:rPr>
        <w:t>ys</w:t>
      </w:r>
      <w:r w:rsidR="38E72072" w:rsidRPr="756ED736">
        <w:rPr>
          <w:rFonts w:asciiTheme="minorHAnsi" w:eastAsiaTheme="minorEastAsia" w:hAnsiTheme="minorHAnsi" w:cstheme="minorBidi"/>
          <w:b w:val="0"/>
          <w:bCs w:val="0"/>
          <w:iCs w:val="0"/>
          <w:sz w:val="22"/>
          <w:szCs w:val="22"/>
        </w:rPr>
        <w:t xml:space="preserve">: </w:t>
      </w:r>
      <w:r w:rsidR="00F15E05" w:rsidRPr="00F15E05">
        <w:rPr>
          <w:rFonts w:asciiTheme="minorHAnsi" w:eastAsiaTheme="minorEastAsia" w:hAnsiTheme="minorHAnsi" w:cstheme="minorBidi"/>
          <w:b w:val="0"/>
          <w:bCs w:val="0"/>
          <w:iCs w:val="0"/>
          <w:sz w:val="22"/>
          <w:szCs w:val="22"/>
        </w:rPr>
        <w:t>https://docs.python.org/3/library/sys.html</w:t>
      </w:r>
    </w:p>
    <w:p w14:paraId="6EDE1D28" w14:textId="288474BF" w:rsidR="0065698E" w:rsidRPr="0065698E" w:rsidRDefault="41B3C4C1" w:rsidP="756ED736">
      <w:pPr>
        <w:pStyle w:val="Heading4"/>
        <w:numPr>
          <w:ilvl w:val="0"/>
          <w:numId w:val="8"/>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t</w:t>
      </w:r>
      <w:r w:rsidR="00B2437A" w:rsidRPr="756ED736">
        <w:rPr>
          <w:rFonts w:asciiTheme="minorHAnsi" w:eastAsiaTheme="minorEastAsia" w:hAnsiTheme="minorHAnsi" w:cstheme="minorBidi"/>
          <w:b w:val="0"/>
          <w:bCs w:val="0"/>
          <w:iCs w:val="0"/>
          <w:sz w:val="22"/>
          <w:szCs w:val="22"/>
        </w:rPr>
        <w:t>ime</w:t>
      </w:r>
      <w:r w:rsidR="1893BDB6" w:rsidRPr="756ED736">
        <w:rPr>
          <w:rFonts w:asciiTheme="minorHAnsi" w:eastAsiaTheme="minorEastAsia" w:hAnsiTheme="minorHAnsi" w:cstheme="minorBidi"/>
          <w:b w:val="0"/>
          <w:bCs w:val="0"/>
          <w:iCs w:val="0"/>
          <w:sz w:val="22"/>
          <w:szCs w:val="22"/>
        </w:rPr>
        <w:t xml:space="preserve">: </w:t>
      </w:r>
      <w:r w:rsidR="002C7433" w:rsidRPr="002C7433">
        <w:rPr>
          <w:rFonts w:asciiTheme="minorHAnsi" w:eastAsiaTheme="minorEastAsia" w:hAnsiTheme="minorHAnsi" w:cstheme="minorBidi"/>
          <w:b w:val="0"/>
          <w:bCs w:val="0"/>
          <w:iCs w:val="0"/>
          <w:sz w:val="22"/>
          <w:szCs w:val="22"/>
        </w:rPr>
        <w:t>https://docs.python.org/3/library/time.html</w:t>
      </w:r>
    </w:p>
    <w:p w14:paraId="2131F444" w14:textId="7ACE270C" w:rsidR="00627F82" w:rsidRPr="00627F82" w:rsidRDefault="204A7A4D" w:rsidP="756ED736">
      <w:pPr>
        <w:pStyle w:val="Heading4"/>
        <w:numPr>
          <w:ilvl w:val="0"/>
          <w:numId w:val="7"/>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t</w:t>
      </w:r>
      <w:r w:rsidR="00B2437A" w:rsidRPr="756ED736">
        <w:rPr>
          <w:rFonts w:asciiTheme="minorHAnsi" w:eastAsiaTheme="minorEastAsia" w:hAnsiTheme="minorHAnsi" w:cstheme="minorBidi"/>
          <w:b w:val="0"/>
          <w:bCs w:val="0"/>
          <w:iCs w:val="0"/>
          <w:sz w:val="22"/>
          <w:szCs w:val="22"/>
        </w:rPr>
        <w:t>racemalloc</w:t>
      </w:r>
      <w:r w:rsidR="7905372A" w:rsidRPr="756ED736">
        <w:rPr>
          <w:rFonts w:asciiTheme="minorHAnsi" w:eastAsiaTheme="minorEastAsia" w:hAnsiTheme="minorHAnsi" w:cstheme="minorBidi"/>
          <w:b w:val="0"/>
          <w:bCs w:val="0"/>
          <w:iCs w:val="0"/>
          <w:sz w:val="22"/>
          <w:szCs w:val="22"/>
        </w:rPr>
        <w:t>:</w:t>
      </w:r>
      <w:r w:rsidR="002C7433" w:rsidRPr="002C7433">
        <w:t xml:space="preserve"> </w:t>
      </w:r>
      <w:r w:rsidR="002C7433" w:rsidRPr="002C7433">
        <w:rPr>
          <w:rFonts w:asciiTheme="minorHAnsi" w:eastAsiaTheme="minorEastAsia" w:hAnsiTheme="minorHAnsi" w:cstheme="minorBidi"/>
          <w:b w:val="0"/>
          <w:bCs w:val="0"/>
          <w:iCs w:val="0"/>
          <w:sz w:val="22"/>
          <w:szCs w:val="22"/>
        </w:rPr>
        <w:t>https://docs.python.org/3/library/tracemalloc.html</w:t>
      </w:r>
      <w:r w:rsidR="7905372A" w:rsidRPr="756ED736">
        <w:rPr>
          <w:rFonts w:asciiTheme="minorHAnsi" w:eastAsiaTheme="minorEastAsia" w:hAnsiTheme="minorHAnsi" w:cstheme="minorBidi"/>
          <w:b w:val="0"/>
          <w:bCs w:val="0"/>
          <w:iCs w:val="0"/>
          <w:sz w:val="22"/>
          <w:szCs w:val="22"/>
        </w:rPr>
        <w:t xml:space="preserve"> </w:t>
      </w:r>
    </w:p>
    <w:p w14:paraId="5AA5820C" w14:textId="73978451" w:rsidR="00627F82" w:rsidRPr="00627F82" w:rsidRDefault="36B533BF" w:rsidP="756ED736">
      <w:pPr>
        <w:pStyle w:val="Heading4"/>
        <w:numPr>
          <w:ilvl w:val="0"/>
          <w:numId w:val="6"/>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t</w:t>
      </w:r>
      <w:r w:rsidR="00B2437A" w:rsidRPr="756ED736">
        <w:rPr>
          <w:rFonts w:asciiTheme="minorHAnsi" w:eastAsiaTheme="minorEastAsia" w:hAnsiTheme="minorHAnsi" w:cstheme="minorBidi"/>
          <w:b w:val="0"/>
          <w:bCs w:val="0"/>
          <w:iCs w:val="0"/>
          <w:sz w:val="22"/>
          <w:szCs w:val="22"/>
        </w:rPr>
        <w:t>yping</w:t>
      </w:r>
      <w:r w:rsidR="03DFBB74" w:rsidRPr="756ED736">
        <w:rPr>
          <w:rFonts w:asciiTheme="minorHAnsi" w:eastAsiaTheme="minorEastAsia" w:hAnsiTheme="minorHAnsi" w:cstheme="minorBidi"/>
          <w:b w:val="0"/>
          <w:bCs w:val="0"/>
          <w:iCs w:val="0"/>
          <w:sz w:val="22"/>
          <w:szCs w:val="22"/>
        </w:rPr>
        <w:t xml:space="preserve">: </w:t>
      </w:r>
      <w:r w:rsidR="00196A29" w:rsidRPr="00196A29">
        <w:rPr>
          <w:rFonts w:asciiTheme="minorHAnsi" w:eastAsiaTheme="minorEastAsia" w:hAnsiTheme="minorHAnsi" w:cstheme="minorBidi"/>
          <w:b w:val="0"/>
          <w:bCs w:val="0"/>
          <w:iCs w:val="0"/>
          <w:sz w:val="22"/>
          <w:szCs w:val="22"/>
        </w:rPr>
        <w:t>https://docs.python.org/3/library/typing.html</w:t>
      </w:r>
    </w:p>
    <w:p w14:paraId="3DE83543" w14:textId="7FB297B9" w:rsidR="00B2437A" w:rsidRPr="00B2437A" w:rsidRDefault="36DF5E0B" w:rsidP="756ED736">
      <w:pPr>
        <w:pStyle w:val="Heading4"/>
        <w:numPr>
          <w:ilvl w:val="0"/>
          <w:numId w:val="5"/>
        </w:numPr>
        <w:rPr>
          <w:rFonts w:asciiTheme="minorHAnsi" w:eastAsiaTheme="minorEastAsia" w:hAnsiTheme="minorHAnsi" w:cstheme="minorBidi"/>
          <w:b w:val="0"/>
          <w:bCs w:val="0"/>
          <w:iCs w:val="0"/>
          <w:sz w:val="22"/>
          <w:szCs w:val="22"/>
        </w:rPr>
      </w:pPr>
      <w:r w:rsidRPr="756ED736">
        <w:rPr>
          <w:rFonts w:asciiTheme="minorHAnsi" w:eastAsiaTheme="minorEastAsia" w:hAnsiTheme="minorHAnsi" w:cstheme="minorBidi"/>
          <w:b w:val="0"/>
          <w:bCs w:val="0"/>
          <w:iCs w:val="0"/>
          <w:sz w:val="22"/>
          <w:szCs w:val="22"/>
        </w:rPr>
        <w:t>u</w:t>
      </w:r>
      <w:r w:rsidR="00B2437A" w:rsidRPr="756ED736">
        <w:rPr>
          <w:rFonts w:asciiTheme="minorHAnsi" w:eastAsiaTheme="minorEastAsia" w:hAnsiTheme="minorHAnsi" w:cstheme="minorBidi"/>
          <w:b w:val="0"/>
          <w:bCs w:val="0"/>
          <w:iCs w:val="0"/>
          <w:sz w:val="22"/>
          <w:szCs w:val="22"/>
        </w:rPr>
        <w:t>nittest</w:t>
      </w:r>
      <w:r w:rsidR="3E8395FC" w:rsidRPr="756ED736">
        <w:rPr>
          <w:rFonts w:asciiTheme="minorHAnsi" w:eastAsiaTheme="minorEastAsia" w:hAnsiTheme="minorHAnsi" w:cstheme="minorBidi"/>
          <w:b w:val="0"/>
          <w:bCs w:val="0"/>
          <w:iCs w:val="0"/>
          <w:sz w:val="22"/>
          <w:szCs w:val="22"/>
        </w:rPr>
        <w:t xml:space="preserve">: </w:t>
      </w:r>
      <w:r w:rsidR="00196A29" w:rsidRPr="00196A29">
        <w:rPr>
          <w:rFonts w:asciiTheme="minorHAnsi" w:eastAsiaTheme="minorEastAsia" w:hAnsiTheme="minorHAnsi" w:cstheme="minorBidi"/>
          <w:b w:val="0"/>
          <w:bCs w:val="0"/>
          <w:iCs w:val="0"/>
          <w:sz w:val="22"/>
          <w:szCs w:val="22"/>
        </w:rPr>
        <w:t>https://docs.python.org/3/library/unittest.html</w:t>
      </w:r>
    </w:p>
    <w:p w14:paraId="738D1FD8" w14:textId="77777777" w:rsidR="00F229DA" w:rsidRDefault="00F229DA" w:rsidP="58C9DFCB">
      <w:pPr>
        <w:pStyle w:val="Heading2"/>
      </w:pPr>
    </w:p>
    <w:p w14:paraId="407FBE3B" w14:textId="77777777" w:rsidR="00F229DA" w:rsidRDefault="00F229DA" w:rsidP="58C9DFCB">
      <w:pPr>
        <w:pStyle w:val="Heading2"/>
      </w:pPr>
    </w:p>
    <w:p w14:paraId="070FDFE4" w14:textId="080B9C81" w:rsidR="06B8356C" w:rsidRDefault="4D8E67C2" w:rsidP="58C9DFCB">
      <w:pPr>
        <w:pStyle w:val="Heading2"/>
      </w:pPr>
      <w:bookmarkStart w:id="245" w:name="_Toc175214072"/>
      <w:r>
        <w:lastRenderedPageBreak/>
        <w:t>Appendix 2</w:t>
      </w:r>
      <w:r w:rsidR="06B8356C">
        <w:t>: NLP Parameter Roles/Formats</w:t>
      </w:r>
      <w:bookmarkEnd w:id="245"/>
    </w:p>
    <w:p w14:paraId="774E82E9" w14:textId="489E1424" w:rsidR="06B8356C" w:rsidRDefault="06B8356C" w:rsidP="58C9DFCB">
      <w:r>
        <w:t>Listed below are the parameters used for constructing an NLP object</w:t>
      </w:r>
      <w:r w:rsidR="48D7C292">
        <w:t xml:space="preserve">, accompanied by a description of their </w:t>
      </w:r>
      <w:r w:rsidR="00F229DA">
        <w:t>role,</w:t>
      </w:r>
      <w:r w:rsidR="48D7C292">
        <w:t xml:space="preserve"> and required format.</w:t>
      </w:r>
    </w:p>
    <w:p w14:paraId="5CD192F8" w14:textId="2CB4F581" w:rsidR="06B8356C" w:rsidRDefault="06B8356C" w:rsidP="58C9DFCB">
      <w:pPr>
        <w:pStyle w:val="ListParagraph"/>
        <w:numPr>
          <w:ilvl w:val="0"/>
          <w:numId w:val="27"/>
        </w:numPr>
      </w:pPr>
      <w:r w:rsidRPr="58C9DFCB">
        <w:rPr>
          <w:i/>
          <w:iCs/>
        </w:rPr>
        <w:t>name</w:t>
      </w:r>
      <w:r>
        <w:t>: The name of the NLP program to be built. When the file is exported it will be saved as model/</w:t>
      </w:r>
      <w:r w:rsidRPr="58C9DFCB">
        <w:rPr>
          <w:i/>
          <w:iCs/>
        </w:rPr>
        <w:t>name</w:t>
      </w:r>
      <w:r>
        <w:t xml:space="preserve">-NLP-Model/nlp.pkl. </w:t>
      </w:r>
      <w:r w:rsidRPr="58C9DFCB">
        <w:rPr>
          <w:i/>
          <w:iCs/>
        </w:rPr>
        <w:t>name</w:t>
      </w:r>
      <w:r>
        <w:t xml:space="preserve"> must be a string which does not include any characters that cannot be included in file names on the user’s operating system.</w:t>
      </w:r>
    </w:p>
    <w:p w14:paraId="5754E4B3" w14:textId="0592E5CD" w:rsidR="06B8356C" w:rsidRDefault="06B8356C" w:rsidP="58C9DFCB">
      <w:pPr>
        <w:pStyle w:val="ListParagraph"/>
        <w:numPr>
          <w:ilvl w:val="0"/>
          <w:numId w:val="27"/>
        </w:numPr>
        <w:rPr>
          <w:rStyle w:val="Hyperlink"/>
          <w:u w:val="none"/>
        </w:rPr>
      </w:pPr>
      <w:r w:rsidRPr="377C6D10">
        <w:rPr>
          <w:rStyle w:val="Hyperlink"/>
          <w:i/>
          <w:iCs/>
          <w:u w:val="none"/>
        </w:rPr>
        <w:t>fileLocations</w:t>
      </w:r>
      <w:r w:rsidRPr="377C6D10">
        <w:rPr>
          <w:rStyle w:val="Hyperlink"/>
          <w:u w:val="none"/>
        </w:rPr>
        <w:t xml:space="preserve">: A list of paths of where the annotated data is stored in either .csv or .xlsx files. This list cannot be empty, and the paths must be formatted as ‘path/to/file.csv’. The paths must either be absolute or relative to the current working directory. All paths in </w:t>
      </w:r>
      <w:r w:rsidRPr="377C6D10">
        <w:rPr>
          <w:rStyle w:val="Hyperlink"/>
          <w:i/>
          <w:iCs/>
          <w:u w:val="none"/>
        </w:rPr>
        <w:t>fileLocations</w:t>
      </w:r>
      <w:r w:rsidRPr="377C6D10">
        <w:rPr>
          <w:rStyle w:val="Hyperlink"/>
          <w:u w:val="none"/>
        </w:rPr>
        <w:t xml:space="preserve"> must end with the same file extension.</w:t>
      </w:r>
    </w:p>
    <w:p w14:paraId="4AAD6427" w14:textId="1E24FD27" w:rsidR="06B8356C" w:rsidRDefault="06B8356C" w:rsidP="58C9DFCB">
      <w:pPr>
        <w:pStyle w:val="ListParagraph"/>
        <w:numPr>
          <w:ilvl w:val="0"/>
          <w:numId w:val="27"/>
        </w:numPr>
        <w:rPr>
          <w:rStyle w:val="Hyperlink"/>
          <w:u w:val="none"/>
        </w:rPr>
      </w:pPr>
      <w:r w:rsidRPr="377C6D10">
        <w:rPr>
          <w:rStyle w:val="Hyperlink"/>
          <w:i/>
          <w:iCs/>
          <w:u w:val="none"/>
        </w:rPr>
        <w:t xml:space="preserve">fileType: </w:t>
      </w:r>
      <w:r w:rsidRPr="377C6D10">
        <w:rPr>
          <w:rStyle w:val="Hyperlink"/>
          <w:u w:val="none"/>
        </w:rPr>
        <w:t>The type of files the annotated data is stored in. Must be a string which is either ‘CSV’ or ‘XLSX’.</w:t>
      </w:r>
    </w:p>
    <w:p w14:paraId="09A6899F" w14:textId="2B96165D" w:rsidR="06B8356C" w:rsidRDefault="06B8356C" w:rsidP="58C9DFCB">
      <w:pPr>
        <w:pStyle w:val="ListParagraph"/>
        <w:numPr>
          <w:ilvl w:val="0"/>
          <w:numId w:val="27"/>
        </w:numPr>
        <w:rPr>
          <w:rStyle w:val="Hyperlink"/>
          <w:u w:val="none"/>
        </w:rPr>
      </w:pPr>
      <w:r w:rsidRPr="377C6D10">
        <w:rPr>
          <w:rStyle w:val="Hyperlink"/>
          <w:i/>
          <w:iCs/>
          <w:u w:val="none"/>
        </w:rPr>
        <w:t xml:space="preserve">dateColumnLabel: </w:t>
      </w:r>
      <w:r w:rsidRPr="377C6D10">
        <w:rPr>
          <w:rStyle w:val="Hyperlink"/>
          <w:u w:val="none"/>
        </w:rPr>
        <w:t xml:space="preserve">The label of the column in the annotated data which contains information related to the date associated with the text. If there is no such column in the </w:t>
      </w:r>
      <w:r w:rsidR="00C90037" w:rsidRPr="377C6D10">
        <w:rPr>
          <w:rStyle w:val="Hyperlink"/>
          <w:u w:val="none"/>
        </w:rPr>
        <w:t>data,</w:t>
      </w:r>
      <w:r w:rsidRPr="377C6D10">
        <w:rPr>
          <w:rStyle w:val="Hyperlink"/>
          <w:u w:val="none"/>
        </w:rPr>
        <w:t xml:space="preserve"> then </w:t>
      </w:r>
      <w:r w:rsidRPr="377C6D10">
        <w:rPr>
          <w:rStyle w:val="Hyperlink"/>
          <w:i/>
          <w:iCs/>
          <w:u w:val="none"/>
        </w:rPr>
        <w:t xml:space="preserve">dateColumnLabel </w:t>
      </w:r>
      <w:r w:rsidRPr="377C6D10">
        <w:rPr>
          <w:rStyle w:val="Hyperlink"/>
          <w:u w:val="none"/>
        </w:rPr>
        <w:t xml:space="preserve">should be the empty string.  </w:t>
      </w:r>
      <w:r w:rsidRPr="377C6D10">
        <w:rPr>
          <w:rStyle w:val="Hyperlink"/>
          <w:i/>
          <w:iCs/>
          <w:u w:val="none"/>
        </w:rPr>
        <w:t xml:space="preserve">dateColumnLabel </w:t>
      </w:r>
      <w:r w:rsidRPr="377C6D10">
        <w:rPr>
          <w:rStyle w:val="Hyperlink"/>
          <w:u w:val="none"/>
        </w:rPr>
        <w:t>must be a string. In the annotated data, dates must have the format ‘DD/MM/YYYY HH:</w:t>
      </w:r>
      <w:proofErr w:type="gramStart"/>
      <w:r w:rsidRPr="377C6D10">
        <w:rPr>
          <w:rStyle w:val="Hyperlink"/>
          <w:u w:val="none"/>
        </w:rPr>
        <w:t>MM:SS</w:t>
      </w:r>
      <w:proofErr w:type="gramEnd"/>
      <w:r w:rsidRPr="377C6D10">
        <w:rPr>
          <w:rStyle w:val="Hyperlink"/>
          <w:u w:val="none"/>
        </w:rPr>
        <w:t xml:space="preserve"> PM’. </w:t>
      </w:r>
    </w:p>
    <w:p w14:paraId="5F61F82A" w14:textId="4C6CA759" w:rsidR="06B8356C" w:rsidRDefault="6C952336" w:rsidP="58C9DFCB">
      <w:pPr>
        <w:pStyle w:val="ListParagraph"/>
        <w:numPr>
          <w:ilvl w:val="0"/>
          <w:numId w:val="27"/>
        </w:numPr>
      </w:pPr>
      <w:r w:rsidRPr="4DD1A7F1">
        <w:rPr>
          <w:i/>
          <w:iCs/>
        </w:rPr>
        <w:t xml:space="preserve">hospitalColumnLabel: </w:t>
      </w:r>
      <w:r>
        <w:t xml:space="preserve">The label of the column in the annotated data which contains information related to the hospital associated with the text. If there is no such column in the </w:t>
      </w:r>
      <w:r w:rsidR="00F527CC">
        <w:t>data,</w:t>
      </w:r>
      <w:r>
        <w:t xml:space="preserve"> then hospitalColumnLabel</w:t>
      </w:r>
      <w:r w:rsidRPr="4DD1A7F1">
        <w:rPr>
          <w:i/>
          <w:iCs/>
        </w:rPr>
        <w:t xml:space="preserve"> </w:t>
      </w:r>
      <w:r>
        <w:t>should be the empty string.  hospital</w:t>
      </w:r>
      <w:r w:rsidRPr="4DD1A7F1">
        <w:rPr>
          <w:i/>
          <w:iCs/>
        </w:rPr>
        <w:t xml:space="preserve">ColumnLabel </w:t>
      </w:r>
      <w:r>
        <w:t>must be a string. In the annotated data, hospital can be either ‘CHHS’ for the Canberra Hospital or ‘CHPB’ for the Calvary Bruce Public Hospital, now called the North Canberra Hospital.</w:t>
      </w:r>
    </w:p>
    <w:p w14:paraId="79B1675C" w14:textId="6B36AD40" w:rsidR="06B8356C" w:rsidRDefault="6C952336" w:rsidP="4DD1A7F1">
      <w:pPr>
        <w:pStyle w:val="ListParagraph"/>
        <w:numPr>
          <w:ilvl w:val="0"/>
          <w:numId w:val="27"/>
        </w:numPr>
        <w:rPr>
          <w:rStyle w:val="Hyperlink"/>
          <w:i/>
          <w:iCs/>
          <w:u w:val="none"/>
        </w:rPr>
      </w:pPr>
      <w:r w:rsidRPr="4DD1A7F1">
        <w:rPr>
          <w:rStyle w:val="Hyperlink"/>
          <w:i/>
          <w:iCs/>
          <w:u w:val="none"/>
        </w:rPr>
        <w:t xml:space="preserve">sexColumnLabel: </w:t>
      </w:r>
      <w:r>
        <w:t xml:space="preserve">The label of the column in the annotated data which contains information related to the sex associated with the text. If there is no such column in the </w:t>
      </w:r>
      <w:r w:rsidR="0047734E">
        <w:t>data,</w:t>
      </w:r>
      <w:r>
        <w:t xml:space="preserve"> then sex</w:t>
      </w:r>
      <w:r w:rsidRPr="4DD1A7F1">
        <w:rPr>
          <w:i/>
          <w:iCs/>
        </w:rPr>
        <w:t xml:space="preserve">ColumnLabel </w:t>
      </w:r>
      <w:r>
        <w:t>should be the empty string.  sex</w:t>
      </w:r>
      <w:r w:rsidRPr="4DD1A7F1">
        <w:rPr>
          <w:i/>
          <w:iCs/>
        </w:rPr>
        <w:t xml:space="preserve">ColumnLabel </w:t>
      </w:r>
      <w:r>
        <w:t>must be a string. In the annotated data, sex must be either 1 for male, 2 for female or 9 for other.</w:t>
      </w:r>
    </w:p>
    <w:p w14:paraId="5617C715" w14:textId="5E21764C" w:rsidR="06B8356C" w:rsidRDefault="6C952336" w:rsidP="4DD1A7F1">
      <w:pPr>
        <w:pStyle w:val="ListParagraph"/>
        <w:numPr>
          <w:ilvl w:val="0"/>
          <w:numId w:val="27"/>
        </w:numPr>
        <w:rPr>
          <w:rStyle w:val="Hyperlink"/>
          <w:i/>
          <w:iCs/>
          <w:u w:val="none"/>
        </w:rPr>
      </w:pPr>
      <w:r w:rsidRPr="4DD1A7F1">
        <w:rPr>
          <w:rStyle w:val="Hyperlink"/>
          <w:i/>
          <w:iCs/>
          <w:u w:val="none"/>
        </w:rPr>
        <w:t xml:space="preserve">ageColumnLabel: </w:t>
      </w:r>
      <w:r>
        <w:t xml:space="preserve">The label of the column in the annotated data which contains information related to the age associated with the text. If there is no such column in the </w:t>
      </w:r>
      <w:r w:rsidR="00996707">
        <w:t>data,</w:t>
      </w:r>
      <w:r>
        <w:t xml:space="preserve"> then age</w:t>
      </w:r>
      <w:r w:rsidRPr="4DD1A7F1">
        <w:rPr>
          <w:i/>
          <w:iCs/>
        </w:rPr>
        <w:t xml:space="preserve">ColumnLabel </w:t>
      </w:r>
      <w:r>
        <w:t>should be the empty string.  age</w:t>
      </w:r>
      <w:r w:rsidRPr="4DD1A7F1">
        <w:rPr>
          <w:i/>
          <w:iCs/>
        </w:rPr>
        <w:t xml:space="preserve">ColumnLabel </w:t>
      </w:r>
      <w:r>
        <w:t>must be a string. In the annotated data, age must be an integer.</w:t>
      </w:r>
    </w:p>
    <w:p w14:paraId="7FCAB5CC" w14:textId="425C4B4D" w:rsidR="06B8356C" w:rsidRDefault="06B8356C" w:rsidP="58C9DFCB">
      <w:pPr>
        <w:pStyle w:val="ListParagraph"/>
        <w:numPr>
          <w:ilvl w:val="0"/>
          <w:numId w:val="27"/>
        </w:numPr>
      </w:pPr>
      <w:r w:rsidRPr="58C9DFCB">
        <w:rPr>
          <w:i/>
          <w:iCs/>
        </w:rPr>
        <w:t xml:space="preserve">textFieldColumnLabels: </w:t>
      </w:r>
      <w:r w:rsidRPr="58C9DFCB">
        <w:t xml:space="preserve">The labels of the columns in the annotated data which contain the free text to be used for classification. </w:t>
      </w:r>
      <w:r w:rsidRPr="58C9DFCB">
        <w:rPr>
          <w:i/>
          <w:iCs/>
        </w:rPr>
        <w:t xml:space="preserve">textFieldColumnLabels </w:t>
      </w:r>
      <w:r w:rsidRPr="58C9DFCB">
        <w:t>must be a list of strings.</w:t>
      </w:r>
      <w:r w:rsidRPr="58C9DFCB">
        <w:rPr>
          <w:i/>
          <w:iCs/>
        </w:rPr>
        <w:t xml:space="preserve"> textFieldColumnLabels </w:t>
      </w:r>
      <w:r w:rsidRPr="58C9DFCB">
        <w:t>cannot be an empty list</w:t>
      </w:r>
      <w:r w:rsidR="00FF4E8D">
        <w:t xml:space="preserve"> or contain only the empty string</w:t>
      </w:r>
      <w:r w:rsidRPr="58C9DFCB">
        <w:t>.</w:t>
      </w:r>
      <w:r w:rsidRPr="58C9DFCB">
        <w:rPr>
          <w:i/>
          <w:iCs/>
        </w:rPr>
        <w:t xml:space="preserve"> </w:t>
      </w:r>
    </w:p>
    <w:p w14:paraId="13E3C4B9" w14:textId="679B78A8" w:rsidR="06B8356C" w:rsidRDefault="06B8356C" w:rsidP="58C9DFCB">
      <w:pPr>
        <w:pStyle w:val="ListParagraph"/>
        <w:numPr>
          <w:ilvl w:val="0"/>
          <w:numId w:val="27"/>
        </w:numPr>
        <w:rPr>
          <w:rStyle w:val="Hyperlink"/>
          <w:u w:val="none"/>
        </w:rPr>
      </w:pPr>
      <w:r w:rsidRPr="207A94BE">
        <w:rPr>
          <w:i/>
          <w:iCs/>
        </w:rPr>
        <w:t>flagColumnLabel</w:t>
      </w:r>
      <w:r w:rsidR="17370552" w:rsidRPr="207A94BE">
        <w:rPr>
          <w:i/>
          <w:iCs/>
        </w:rPr>
        <w:t>s</w:t>
      </w:r>
      <w:r w:rsidRPr="207A94BE">
        <w:rPr>
          <w:i/>
          <w:iCs/>
        </w:rPr>
        <w:t xml:space="preserve">: </w:t>
      </w:r>
      <w:r>
        <w:t xml:space="preserve">The label of the column in the annotated data which contains the annotations. </w:t>
      </w:r>
      <w:r w:rsidRPr="207A94BE">
        <w:rPr>
          <w:i/>
          <w:iCs/>
        </w:rPr>
        <w:t>flagColumnLabels</w:t>
      </w:r>
      <w:r>
        <w:t xml:space="preserve"> cannot be the empty string. In the annotated data, an annotating flag must be 0 or 1.</w:t>
      </w:r>
    </w:p>
    <w:p w14:paraId="710B68F1" w14:textId="74E68D63" w:rsidR="06B8356C" w:rsidRDefault="06B8356C" w:rsidP="58C9DFCB">
      <w:pPr>
        <w:pStyle w:val="ListParagraph"/>
        <w:numPr>
          <w:ilvl w:val="0"/>
          <w:numId w:val="27"/>
        </w:numPr>
      </w:pPr>
      <w:r w:rsidRPr="377C6D10">
        <w:rPr>
          <w:i/>
          <w:iCs/>
        </w:rPr>
        <w:t>m</w:t>
      </w:r>
      <w:r w:rsidRPr="377C6D10">
        <w:rPr>
          <w:rStyle w:val="Hyperlink"/>
          <w:i/>
          <w:iCs/>
          <w:u w:val="none"/>
        </w:rPr>
        <w:t>inAge:</w:t>
      </w:r>
      <w:r w:rsidRPr="377C6D10">
        <w:rPr>
          <w:i/>
          <w:iCs/>
        </w:rPr>
        <w:t xml:space="preserve"> </w:t>
      </w:r>
      <w:r>
        <w:t xml:space="preserve">The minimum age of </w:t>
      </w:r>
      <w:r w:rsidR="00BD6D35">
        <w:t>person</w:t>
      </w:r>
      <w:r>
        <w:t>s whose records should be included in the training and testing data. Must be an integer between 0 and 150 (inclusive).</w:t>
      </w:r>
    </w:p>
    <w:p w14:paraId="5DD3FC21" w14:textId="4988801E" w:rsidR="06B8356C" w:rsidRDefault="06B8356C" w:rsidP="58C9DFCB">
      <w:pPr>
        <w:pStyle w:val="ListParagraph"/>
        <w:numPr>
          <w:ilvl w:val="0"/>
          <w:numId w:val="27"/>
        </w:numPr>
      </w:pPr>
      <w:r w:rsidRPr="377C6D10">
        <w:rPr>
          <w:rStyle w:val="Hyperlink"/>
          <w:i/>
          <w:iCs/>
          <w:u w:val="none"/>
        </w:rPr>
        <w:t xml:space="preserve">maxAge: </w:t>
      </w:r>
      <w:r>
        <w:t>The maximum age of p</w:t>
      </w:r>
      <w:r w:rsidR="00BD6D35">
        <w:t>erson</w:t>
      </w:r>
      <w:r>
        <w:t xml:space="preserve">s whose records should be included in the training and testing data. Must be an integer between </w:t>
      </w:r>
      <w:r w:rsidRPr="377C6D10">
        <w:rPr>
          <w:i/>
          <w:iCs/>
        </w:rPr>
        <w:t xml:space="preserve">minAge </w:t>
      </w:r>
      <w:r>
        <w:t>and 150 (inclusive).</w:t>
      </w:r>
    </w:p>
    <w:p w14:paraId="127EB18E" w14:textId="320E8BC3" w:rsidR="06B8356C" w:rsidRDefault="06B8356C" w:rsidP="58C9DFCB">
      <w:pPr>
        <w:pStyle w:val="ListParagraph"/>
        <w:numPr>
          <w:ilvl w:val="0"/>
          <w:numId w:val="27"/>
        </w:numPr>
      </w:pPr>
      <w:r w:rsidRPr="58C9DFCB">
        <w:rPr>
          <w:i/>
          <w:iCs/>
        </w:rPr>
        <w:t xml:space="preserve">hospital: </w:t>
      </w:r>
      <w:r w:rsidRPr="58C9DFCB">
        <w:t>The hospital(s) from which to draw the data. Must be a string which is either ‘ALL’, ‘CHHS’ or ‘CHPB’.</w:t>
      </w:r>
    </w:p>
    <w:p w14:paraId="4F91C3D8" w14:textId="6011A612" w:rsidR="06B8356C" w:rsidRDefault="06B8356C" w:rsidP="58C9DFCB">
      <w:pPr>
        <w:pStyle w:val="ListParagraph"/>
        <w:numPr>
          <w:ilvl w:val="0"/>
          <w:numId w:val="27"/>
        </w:numPr>
      </w:pPr>
      <w:r w:rsidRPr="58C9DFCB">
        <w:rPr>
          <w:i/>
          <w:iCs/>
        </w:rPr>
        <w:t xml:space="preserve">sex: </w:t>
      </w:r>
      <w:r w:rsidRPr="58C9DFCB">
        <w:t xml:space="preserve">The sex(es) of </w:t>
      </w:r>
      <w:r w:rsidR="00BD6D35">
        <w:t>person</w:t>
      </w:r>
      <w:r w:rsidRPr="58C9DFCB">
        <w:t>s whose records should be included in the training and testing data. Must be a string which is either ‘ALL’, ‘MALE’ or ‘FEMALE’.</w:t>
      </w:r>
    </w:p>
    <w:p w14:paraId="496F43B4" w14:textId="550597F9" w:rsidR="06B8356C" w:rsidRDefault="06B8356C" w:rsidP="58C9DFCB">
      <w:pPr>
        <w:pStyle w:val="ListParagraph"/>
        <w:numPr>
          <w:ilvl w:val="0"/>
          <w:numId w:val="27"/>
        </w:numPr>
      </w:pPr>
      <w:r w:rsidRPr="377C6D10">
        <w:rPr>
          <w:i/>
          <w:iCs/>
        </w:rPr>
        <w:lastRenderedPageBreak/>
        <w:t xml:space="preserve">minYear: </w:t>
      </w:r>
      <w:r>
        <w:t>The earliest year from which to draw data. Must be an integer between 2015 and 2022 (inclusive).</w:t>
      </w:r>
    </w:p>
    <w:p w14:paraId="7A81DD6F" w14:textId="4A1A2812" w:rsidR="06B8356C" w:rsidRDefault="06B8356C" w:rsidP="58C9DFCB">
      <w:pPr>
        <w:pStyle w:val="ListParagraph"/>
        <w:numPr>
          <w:ilvl w:val="0"/>
          <w:numId w:val="27"/>
        </w:numPr>
      </w:pPr>
      <w:r w:rsidRPr="377C6D10">
        <w:rPr>
          <w:i/>
          <w:iCs/>
        </w:rPr>
        <w:t xml:space="preserve">maxYear: </w:t>
      </w:r>
      <w:r>
        <w:t xml:space="preserve">The latest year from which to draw data. Must be an integer between </w:t>
      </w:r>
      <w:r w:rsidRPr="377C6D10">
        <w:rPr>
          <w:i/>
          <w:iCs/>
        </w:rPr>
        <w:t>minYear</w:t>
      </w:r>
      <w:r>
        <w:t xml:space="preserve"> and 2022 (inclusive).</w:t>
      </w:r>
    </w:p>
    <w:p w14:paraId="6C971654" w14:textId="4C5AC4B8" w:rsidR="06B8356C" w:rsidRDefault="06B8356C" w:rsidP="58C9DFCB">
      <w:pPr>
        <w:pStyle w:val="ListParagraph"/>
        <w:numPr>
          <w:ilvl w:val="0"/>
          <w:numId w:val="27"/>
        </w:numPr>
        <w:rPr>
          <w:rStyle w:val="Hyperlink"/>
          <w:i/>
          <w:iCs/>
          <w:u w:val="none"/>
        </w:rPr>
      </w:pPr>
      <w:r w:rsidRPr="58C9DFCB">
        <w:rPr>
          <w:rStyle w:val="Hyperlink"/>
          <w:i/>
          <w:iCs/>
          <w:u w:val="none"/>
        </w:rPr>
        <w:t xml:space="preserve">trainSize: </w:t>
      </w:r>
      <w:r w:rsidRPr="58C9DFCB">
        <w:rPr>
          <w:rStyle w:val="Hyperlink"/>
          <w:u w:val="none"/>
        </w:rPr>
        <w:t>The number of records to use in the training data. Must be an integer.</w:t>
      </w:r>
    </w:p>
    <w:p w14:paraId="3671C75C" w14:textId="30881E3D" w:rsidR="06B8356C" w:rsidRDefault="06B8356C" w:rsidP="58C9DFCB">
      <w:pPr>
        <w:pStyle w:val="ListParagraph"/>
        <w:numPr>
          <w:ilvl w:val="0"/>
          <w:numId w:val="27"/>
        </w:numPr>
      </w:pPr>
      <w:proofErr w:type="spellStart"/>
      <w:r w:rsidRPr="01364254">
        <w:rPr>
          <w:i/>
          <w:iCs/>
        </w:rPr>
        <w:t>trainD</w:t>
      </w:r>
      <w:r w:rsidR="10495183" w:rsidRPr="01364254">
        <w:rPr>
          <w:i/>
          <w:iCs/>
        </w:rPr>
        <w:t>i</w:t>
      </w:r>
      <w:r w:rsidRPr="01364254">
        <w:rPr>
          <w:i/>
          <w:iCs/>
        </w:rPr>
        <w:t>st</w:t>
      </w:r>
      <w:proofErr w:type="spellEnd"/>
      <w:r w:rsidRPr="01364254">
        <w:rPr>
          <w:i/>
          <w:iCs/>
        </w:rPr>
        <w:t xml:space="preserve">: </w:t>
      </w:r>
      <w:r>
        <w:t>The distribution to use when extracting training records from the annotated data. Must be a string which is either ‘NEWESTBLOCK’, ‘RANDOMBLOCK’ or ‘UNIFORM’.</w:t>
      </w:r>
    </w:p>
    <w:p w14:paraId="55BD2161" w14:textId="3BE7C064" w:rsidR="06B8356C" w:rsidRDefault="06B8356C" w:rsidP="58C9DFCB">
      <w:pPr>
        <w:pStyle w:val="ListParagraph"/>
        <w:numPr>
          <w:ilvl w:val="0"/>
          <w:numId w:val="27"/>
        </w:numPr>
        <w:rPr>
          <w:rStyle w:val="Hyperlink"/>
          <w:u w:val="none"/>
        </w:rPr>
      </w:pPr>
      <w:r w:rsidRPr="377C6D10">
        <w:rPr>
          <w:i/>
          <w:iCs/>
        </w:rPr>
        <w:t xml:space="preserve">testSize: </w:t>
      </w:r>
      <w:r>
        <w:t xml:space="preserve">The number of records to use in the testing data. Must be an integer. The sum of </w:t>
      </w:r>
      <w:r w:rsidRPr="377C6D10">
        <w:rPr>
          <w:i/>
          <w:iCs/>
        </w:rPr>
        <w:t>trainSize</w:t>
      </w:r>
      <w:r>
        <w:t xml:space="preserve"> and </w:t>
      </w:r>
      <w:r w:rsidRPr="377C6D10">
        <w:rPr>
          <w:i/>
          <w:iCs/>
        </w:rPr>
        <w:t>testSize</w:t>
      </w:r>
      <w:r>
        <w:t xml:space="preserve"> must be less than or equal to the number of records available in the training data which satisfy the demographic provided by the previous parameters.</w:t>
      </w:r>
    </w:p>
    <w:p w14:paraId="32FF4377" w14:textId="3A41D85A" w:rsidR="06B8356C" w:rsidRDefault="06B8356C" w:rsidP="58C9DFCB">
      <w:pPr>
        <w:pStyle w:val="ListParagraph"/>
        <w:numPr>
          <w:ilvl w:val="0"/>
          <w:numId w:val="27"/>
        </w:numPr>
      </w:pPr>
      <w:r w:rsidRPr="377C6D10">
        <w:rPr>
          <w:rStyle w:val="Hyperlink"/>
          <w:i/>
          <w:iCs/>
          <w:u w:val="none"/>
        </w:rPr>
        <w:t xml:space="preserve">testDist: </w:t>
      </w:r>
      <w:r>
        <w:t>The distribution to use when extracting testing records from the annotated data. Must be a string which is either ‘NEWESTBLOCK’, ‘RANDOMBLOCK’ or ‘UNIFORM’.</w:t>
      </w:r>
    </w:p>
    <w:p w14:paraId="1BF13C0D" w14:textId="5270AE14" w:rsidR="06B8356C" w:rsidRDefault="06B8356C" w:rsidP="58C9DFCB">
      <w:pPr>
        <w:pStyle w:val="ListParagraph"/>
        <w:numPr>
          <w:ilvl w:val="0"/>
          <w:numId w:val="27"/>
        </w:numPr>
        <w:rPr>
          <w:rStyle w:val="Hyperlink"/>
          <w:u w:val="none"/>
        </w:rPr>
      </w:pPr>
      <w:r w:rsidRPr="377C6D10">
        <w:rPr>
          <w:rStyle w:val="Hyperlink"/>
          <w:i/>
          <w:iCs/>
          <w:u w:val="none"/>
        </w:rPr>
        <w:t xml:space="preserve">tokeniser: </w:t>
      </w:r>
      <w:r w:rsidRPr="377C6D10">
        <w:rPr>
          <w:rStyle w:val="Hyperlink"/>
          <w:u w:val="none"/>
        </w:rPr>
        <w:t xml:space="preserve">The name of the NLTK tokeniser to use for tokenising pieces of text. If a tokeniser is not needed, </w:t>
      </w:r>
      <w:r w:rsidRPr="377C6D10">
        <w:rPr>
          <w:rStyle w:val="Hyperlink"/>
          <w:i/>
          <w:iCs/>
          <w:u w:val="none"/>
        </w:rPr>
        <w:t xml:space="preserve">tokeniser </w:t>
      </w:r>
      <w:r w:rsidRPr="377C6D10">
        <w:rPr>
          <w:rStyle w:val="Hyperlink"/>
          <w:u w:val="none"/>
        </w:rPr>
        <w:t>should be the empty string. Otherwise, it must be a string which is either ‘WORD_TOKENISER’, ‘PUNC_TOKENISER’, or ‘TWEET_TOKENISER’.</w:t>
      </w:r>
    </w:p>
    <w:p w14:paraId="15773264" w14:textId="75511DDB" w:rsidR="06B8356C" w:rsidRDefault="06B8356C" w:rsidP="58C9DFCB">
      <w:pPr>
        <w:pStyle w:val="ListParagraph"/>
        <w:numPr>
          <w:ilvl w:val="0"/>
          <w:numId w:val="27"/>
        </w:numPr>
        <w:rPr>
          <w:rStyle w:val="Hyperlink"/>
          <w:u w:val="none"/>
        </w:rPr>
      </w:pPr>
      <w:r w:rsidRPr="377C6D10">
        <w:rPr>
          <w:rStyle w:val="Hyperlink"/>
          <w:i/>
          <w:iCs/>
          <w:u w:val="none"/>
        </w:rPr>
        <w:t xml:space="preserve">preLAChanges: </w:t>
      </w:r>
      <w:r w:rsidRPr="377C6D10">
        <w:rPr>
          <w:rStyle w:val="Hyperlink"/>
          <w:u w:val="none"/>
        </w:rPr>
        <w:t xml:space="preserve">A list of names of modifications to make to pieces of text before applying linguistic analysis techniques. If no modifications are to be made before linguistic analysis, </w:t>
      </w:r>
      <w:r w:rsidRPr="377C6D10">
        <w:rPr>
          <w:rStyle w:val="Hyperlink"/>
          <w:i/>
          <w:iCs/>
          <w:u w:val="none"/>
        </w:rPr>
        <w:t xml:space="preserve">preLAChanges </w:t>
      </w:r>
      <w:r w:rsidRPr="377C6D10">
        <w:rPr>
          <w:rStyle w:val="Hyperlink"/>
          <w:u w:val="none"/>
        </w:rPr>
        <w:t>should be the empty list, []. Otherwise, it must be a list of strings where the elements can be ‘REMOVE_STOPWORDS’ or ‘STEMMING’.</w:t>
      </w:r>
    </w:p>
    <w:p w14:paraId="43B69FC0" w14:textId="74C44F2C" w:rsidR="06B8356C" w:rsidRDefault="06B8356C" w:rsidP="58C9DFCB">
      <w:pPr>
        <w:pStyle w:val="ListParagraph"/>
        <w:numPr>
          <w:ilvl w:val="0"/>
          <w:numId w:val="27"/>
        </w:numPr>
      </w:pPr>
      <w:r w:rsidRPr="58C9DFCB">
        <w:rPr>
          <w:rStyle w:val="Hyperlink"/>
          <w:i/>
          <w:iCs/>
          <w:u w:val="none"/>
        </w:rPr>
        <w:t>tokenLevelLA:</w:t>
      </w:r>
      <w:r w:rsidRPr="58C9DFCB">
        <w:rPr>
          <w:i/>
          <w:iCs/>
        </w:rPr>
        <w:t xml:space="preserve"> </w:t>
      </w:r>
      <w:r w:rsidRPr="58C9DFCB">
        <w:t xml:space="preserve">A list of names of token level linguistic analysis techniques to apply to the tokens in a piece of text. If no token level techniques are to be used, </w:t>
      </w:r>
      <w:r w:rsidRPr="58C9DFCB">
        <w:rPr>
          <w:i/>
          <w:iCs/>
        </w:rPr>
        <w:t xml:space="preserve">tokenLevelLA </w:t>
      </w:r>
      <w:r w:rsidRPr="58C9DFCB">
        <w:t>should be the empty list, []. Otherwise, it must be [‘POS_TAG’].</w:t>
      </w:r>
      <w:r w:rsidR="001C5610">
        <w:t xml:space="preserve"> If </w:t>
      </w:r>
      <w:r w:rsidR="001C5610">
        <w:rPr>
          <w:i/>
          <w:iCs/>
        </w:rPr>
        <w:t>tokeniser</w:t>
      </w:r>
      <w:r w:rsidR="001C5610">
        <w:t xml:space="preserve"> is the empty </w:t>
      </w:r>
      <w:proofErr w:type="gramStart"/>
      <w:r w:rsidR="001C5610">
        <w:t>string</w:t>
      </w:r>
      <w:proofErr w:type="gramEnd"/>
      <w:r w:rsidR="001C5610">
        <w:t xml:space="preserve"> then </w:t>
      </w:r>
      <w:r w:rsidR="001C5610">
        <w:rPr>
          <w:i/>
          <w:iCs/>
        </w:rPr>
        <w:t>tokenLevelLA</w:t>
      </w:r>
      <w:r w:rsidR="001C5610">
        <w:t xml:space="preserve"> must be the empty list.</w:t>
      </w:r>
    </w:p>
    <w:p w14:paraId="62B314B8" w14:textId="240B4B3D" w:rsidR="06B8356C" w:rsidRDefault="06B8356C" w:rsidP="58C9DFCB">
      <w:pPr>
        <w:pStyle w:val="ListParagraph"/>
        <w:numPr>
          <w:ilvl w:val="0"/>
          <w:numId w:val="27"/>
        </w:numPr>
      </w:pPr>
      <w:r w:rsidRPr="58C9DFCB">
        <w:rPr>
          <w:rStyle w:val="Hyperlink"/>
          <w:i/>
          <w:iCs/>
          <w:u w:val="none"/>
        </w:rPr>
        <w:t>textLevelLA:</w:t>
      </w:r>
      <w:r w:rsidRPr="58C9DFCB">
        <w:rPr>
          <w:i/>
          <w:iCs/>
        </w:rPr>
        <w:t xml:space="preserve"> </w:t>
      </w:r>
      <w:r w:rsidRPr="58C9DFCB">
        <w:t xml:space="preserve">A list of names of text level linguistic analysis techniques to apply to a piece of text. If no text level techniques are to be used, </w:t>
      </w:r>
      <w:r w:rsidRPr="58C9DFCB">
        <w:rPr>
          <w:i/>
          <w:iCs/>
        </w:rPr>
        <w:t xml:space="preserve">textLevelLA </w:t>
      </w:r>
      <w:r w:rsidRPr="58C9DFCB">
        <w:t>should be the empty list, []. Otherwise, it must be a list of strings where elements can be ‘KEYWORDS’ or ‘ASCII_CONVERSION’.</w:t>
      </w:r>
    </w:p>
    <w:p w14:paraId="00830CFA" w14:textId="77777777" w:rsidR="00F229DA" w:rsidRDefault="06B8356C" w:rsidP="00F229DA">
      <w:pPr>
        <w:pStyle w:val="ListParagraph"/>
        <w:numPr>
          <w:ilvl w:val="0"/>
          <w:numId w:val="27"/>
        </w:numPr>
      </w:pPr>
      <w:r w:rsidRPr="58C9DFCB">
        <w:rPr>
          <w:rStyle w:val="Hyperlink"/>
          <w:i/>
          <w:iCs/>
          <w:u w:val="none"/>
        </w:rPr>
        <w:t>corpusLevelLA:</w:t>
      </w:r>
      <w:r w:rsidRPr="58C9DFCB">
        <w:rPr>
          <w:i/>
          <w:iCs/>
        </w:rPr>
        <w:t xml:space="preserve"> </w:t>
      </w:r>
      <w:r w:rsidRPr="58C9DFCB">
        <w:t xml:space="preserve">The name of the corpus level technique to be applied to the training pieces of text. If no corpus level technique is to be used, </w:t>
      </w:r>
      <w:r w:rsidRPr="58C9DFCB">
        <w:rPr>
          <w:i/>
          <w:iCs/>
        </w:rPr>
        <w:t xml:space="preserve">corpusLevelLA </w:t>
      </w:r>
      <w:r w:rsidRPr="58C9DFCB">
        <w:t>should be the empty string. Otherwise, it must be a string which is either:</w:t>
      </w:r>
      <w:r w:rsidR="00F229DA">
        <w:t xml:space="preserve"> </w:t>
      </w:r>
    </w:p>
    <w:p w14:paraId="44C7AFFA" w14:textId="64753BC6" w:rsidR="06B8356C" w:rsidRDefault="06B8356C" w:rsidP="00F229DA">
      <w:pPr>
        <w:pStyle w:val="ListParagraph"/>
      </w:pPr>
      <w:r w:rsidRPr="58C9DFCB">
        <w:t>'BAG_OF_WORDS_C', 'MOD_BAG_OF_WORDS_C', 'BAG_OF_WORDS_F', 'MOD_BAG_OF_WORDS_F', 'BAG_OF_WORDS_H' or 'MOD_BAG_OF_WORDS_H'</w:t>
      </w:r>
    </w:p>
    <w:p w14:paraId="739CFD2D" w14:textId="34877BB5" w:rsidR="06B8356C" w:rsidRDefault="06B8356C" w:rsidP="58C9DFCB">
      <w:pPr>
        <w:pStyle w:val="ListParagraph"/>
      </w:pPr>
      <w:r>
        <w:t xml:space="preserve">For the </w:t>
      </w:r>
      <w:r w:rsidR="00B45319">
        <w:t xml:space="preserve">NLP </w:t>
      </w:r>
      <w:r>
        <w:t xml:space="preserve">object to be constructed there must be at least one linguistic analysis technique. So having </w:t>
      </w:r>
      <w:r w:rsidRPr="58C9DFCB">
        <w:rPr>
          <w:i/>
          <w:iCs/>
        </w:rPr>
        <w:t xml:space="preserve">tokenLevelLA </w:t>
      </w:r>
      <w:r w:rsidRPr="58C9DFCB">
        <w:t xml:space="preserve">as [], </w:t>
      </w:r>
      <w:r w:rsidRPr="58C9DFCB">
        <w:rPr>
          <w:i/>
          <w:iCs/>
        </w:rPr>
        <w:t>textLevelLA</w:t>
      </w:r>
      <w:r w:rsidRPr="58C9DFCB">
        <w:t xml:space="preserve"> as [], and </w:t>
      </w:r>
      <w:r w:rsidRPr="58C9DFCB">
        <w:rPr>
          <w:i/>
          <w:iCs/>
        </w:rPr>
        <w:t xml:space="preserve">corpusLevelLA </w:t>
      </w:r>
      <w:r w:rsidRPr="58C9DFCB">
        <w:t>as ‘’ will produce an error.</w:t>
      </w:r>
    </w:p>
    <w:p w14:paraId="45233D3E" w14:textId="668D06C9" w:rsidR="06B8356C" w:rsidRDefault="06B8356C" w:rsidP="58C9DFCB">
      <w:pPr>
        <w:pStyle w:val="ListParagraph"/>
        <w:numPr>
          <w:ilvl w:val="0"/>
          <w:numId w:val="27"/>
        </w:numPr>
        <w:rPr>
          <w:rStyle w:val="Hyperlink"/>
          <w:u w:val="none"/>
        </w:rPr>
      </w:pPr>
      <w:r w:rsidRPr="01364254">
        <w:rPr>
          <w:rStyle w:val="Hyperlink"/>
          <w:i/>
          <w:iCs/>
          <w:u w:val="none"/>
        </w:rPr>
        <w:t xml:space="preserve">mlAlgType: </w:t>
      </w:r>
      <w:r w:rsidRPr="01364254">
        <w:rPr>
          <w:rStyle w:val="Hyperlink"/>
          <w:u w:val="none"/>
        </w:rPr>
        <w:t xml:space="preserve">The name of the type of Sci-Kit Learn machine learning algorithm to be used. Must be a string which is either ‘DECISIONTREE’ or ‘SVMACHINE’. </w:t>
      </w:r>
    </w:p>
    <w:p w14:paraId="0D1FB78E" w14:textId="77777777" w:rsidR="00545ACF" w:rsidRDefault="06B8356C" w:rsidP="00545ACF">
      <w:pPr>
        <w:pStyle w:val="ListParagraph"/>
        <w:numPr>
          <w:ilvl w:val="0"/>
          <w:numId w:val="27"/>
        </w:numPr>
      </w:pPr>
      <w:r w:rsidRPr="58C9DFCB">
        <w:rPr>
          <w:i/>
          <w:iCs/>
        </w:rPr>
        <w:t xml:space="preserve">macLearnInput: </w:t>
      </w:r>
      <w:r w:rsidRPr="58C9DFCB">
        <w:t xml:space="preserve">A list of additional parameters for the machine learning algorithm which will differ depending on the choice of algorithm. </w:t>
      </w:r>
      <w:r w:rsidR="00545ACF">
        <w:t xml:space="preserve"> </w:t>
      </w:r>
      <w:r w:rsidRPr="58C9DFCB">
        <w:t xml:space="preserve">If </w:t>
      </w:r>
      <w:r w:rsidRPr="00545ACF">
        <w:rPr>
          <w:i/>
          <w:iCs/>
        </w:rPr>
        <w:t xml:space="preserve">mlAlgType </w:t>
      </w:r>
      <w:r w:rsidRPr="58C9DFCB">
        <w:t xml:space="preserve">is ‘DECISIONTREE’ then </w:t>
      </w:r>
      <w:r w:rsidRPr="00545ACF">
        <w:rPr>
          <w:i/>
          <w:iCs/>
        </w:rPr>
        <w:t xml:space="preserve">macLearnInput </w:t>
      </w:r>
      <w:r w:rsidRPr="58C9DFCB">
        <w:t xml:space="preserve">will specify the impurity measure to use in the Decision Tree algorithm. </w:t>
      </w:r>
    </w:p>
    <w:p w14:paraId="45FDEF34" w14:textId="77777777" w:rsidR="00545ACF" w:rsidRDefault="06B8356C" w:rsidP="00545ACF">
      <w:pPr>
        <w:pStyle w:val="ListParagraph"/>
      </w:pPr>
      <w:r w:rsidRPr="58C9DFCB">
        <w:t xml:space="preserve">In this case, </w:t>
      </w:r>
      <w:r w:rsidRPr="00545ACF">
        <w:rPr>
          <w:i/>
          <w:iCs/>
        </w:rPr>
        <w:t xml:space="preserve">macLearnInput </w:t>
      </w:r>
      <w:r w:rsidRPr="58C9DFCB">
        <w:t>must be [‘GINI’], [‘ENTROPOY’] or [‘LOGLOSS’].</w:t>
      </w:r>
      <w:r w:rsidR="00F229DA">
        <w:t xml:space="preserve"> </w:t>
      </w:r>
      <w:r>
        <w:t xml:space="preserve">If </w:t>
      </w:r>
      <w:r w:rsidRPr="00545ACF">
        <w:rPr>
          <w:i/>
          <w:iCs/>
        </w:rPr>
        <w:t xml:space="preserve">mlAlgType </w:t>
      </w:r>
      <w:r>
        <w:t>is ‘SVMACHINE’ the</w:t>
      </w:r>
      <w:r w:rsidR="659925E8">
        <w:t>n</w:t>
      </w:r>
      <w:r>
        <w:t xml:space="preserve"> </w:t>
      </w:r>
      <w:r w:rsidRPr="00545ACF">
        <w:rPr>
          <w:i/>
          <w:iCs/>
        </w:rPr>
        <w:t xml:space="preserve">macLearnInput </w:t>
      </w:r>
      <w:r>
        <w:t xml:space="preserve">will specify the kernel to use in the Support Vector Machine algorithm. </w:t>
      </w:r>
    </w:p>
    <w:p w14:paraId="77BD5823" w14:textId="14D18C3E" w:rsidR="06B8356C" w:rsidRDefault="06B8356C" w:rsidP="00545ACF">
      <w:pPr>
        <w:pStyle w:val="ListParagraph"/>
      </w:pPr>
      <w:r>
        <w:lastRenderedPageBreak/>
        <w:t xml:space="preserve">In this case, </w:t>
      </w:r>
      <w:r w:rsidRPr="00545ACF">
        <w:rPr>
          <w:i/>
          <w:iCs/>
        </w:rPr>
        <w:t xml:space="preserve">macLearnInput </w:t>
      </w:r>
      <w:r>
        <w:t>must be</w:t>
      </w:r>
      <w:r w:rsidR="00545ACF">
        <w:t xml:space="preserve"> </w:t>
      </w:r>
      <w:r w:rsidRPr="58C9DFCB">
        <w:t xml:space="preserve">[‘LINEAR’], [‘RBF’, </w:t>
      </w:r>
      <w:r w:rsidRPr="00545ACF">
        <w:rPr>
          <w:i/>
          <w:iCs/>
        </w:rPr>
        <w:t>gamma</w:t>
      </w:r>
      <w:r w:rsidRPr="58C9DFCB">
        <w:t xml:space="preserve">], [‘POLYNOMIAL’, </w:t>
      </w:r>
      <w:r w:rsidRPr="00545ACF">
        <w:rPr>
          <w:i/>
          <w:iCs/>
        </w:rPr>
        <w:t>degree</w:t>
      </w:r>
      <w:r w:rsidRPr="58C9DFCB">
        <w:t xml:space="preserve">, </w:t>
      </w:r>
      <w:r w:rsidRPr="00545ACF">
        <w:rPr>
          <w:i/>
          <w:iCs/>
        </w:rPr>
        <w:t>r</w:t>
      </w:r>
      <w:r w:rsidRPr="58C9DFCB">
        <w:t xml:space="preserve">] or [‘SIGMOID’, </w:t>
      </w:r>
      <w:r w:rsidRPr="00545ACF">
        <w:rPr>
          <w:i/>
          <w:iCs/>
        </w:rPr>
        <w:t>gamma</w:t>
      </w:r>
      <w:r w:rsidRPr="58C9DFCB">
        <w:t xml:space="preserve">, </w:t>
      </w:r>
      <w:r w:rsidRPr="00545ACF">
        <w:rPr>
          <w:i/>
          <w:iCs/>
        </w:rPr>
        <w:t>r</w:t>
      </w:r>
      <w:r w:rsidRPr="58C9DFCB">
        <w:t xml:space="preserve">]. </w:t>
      </w:r>
      <w:r w:rsidRPr="00545ACF">
        <w:rPr>
          <w:i/>
          <w:iCs/>
        </w:rPr>
        <w:t>gamma</w:t>
      </w:r>
      <w:r w:rsidRPr="58C9DFCB">
        <w:t xml:space="preserve"> is a float greater than 0, </w:t>
      </w:r>
      <w:r w:rsidRPr="00545ACF">
        <w:rPr>
          <w:i/>
          <w:iCs/>
        </w:rPr>
        <w:t>degree</w:t>
      </w:r>
      <w:r w:rsidRPr="58C9DFCB">
        <w:t xml:space="preserve"> is an integer and </w:t>
      </w:r>
      <w:r w:rsidRPr="00545ACF">
        <w:rPr>
          <w:i/>
          <w:iCs/>
        </w:rPr>
        <w:t>r</w:t>
      </w:r>
      <w:r w:rsidRPr="58C9DFCB">
        <w:t xml:space="preserve"> is a float.</w:t>
      </w:r>
    </w:p>
    <w:p w14:paraId="2D55A0C2" w14:textId="5DFC08D3" w:rsidR="06B8356C" w:rsidRDefault="06B8356C" w:rsidP="58C9DFCB">
      <w:pPr>
        <w:pStyle w:val="ListParagraph"/>
        <w:numPr>
          <w:ilvl w:val="0"/>
          <w:numId w:val="27"/>
        </w:numPr>
      </w:pPr>
      <w:r w:rsidRPr="377C6D10">
        <w:rPr>
          <w:i/>
          <w:iCs/>
        </w:rPr>
        <w:t>trainPosPercent:</w:t>
      </w:r>
      <w:r w:rsidRPr="377C6D10">
        <w:rPr>
          <w:rStyle w:val="Hyperlink"/>
          <w:i/>
          <w:iCs/>
          <w:u w:val="none"/>
        </w:rPr>
        <w:t xml:space="preserve"> </w:t>
      </w:r>
      <w:r w:rsidRPr="377C6D10">
        <w:rPr>
          <w:rStyle w:val="Hyperlink"/>
          <w:u w:val="none"/>
        </w:rPr>
        <w:t xml:space="preserve">The desired percentage of pieces of text </w:t>
      </w:r>
      <w:r w:rsidR="0019393C">
        <w:rPr>
          <w:rStyle w:val="Hyperlink"/>
          <w:u w:val="none"/>
        </w:rPr>
        <w:t xml:space="preserve">in the training data </w:t>
      </w:r>
      <w:r w:rsidRPr="377C6D10">
        <w:rPr>
          <w:rStyle w:val="Hyperlink"/>
          <w:u w:val="none"/>
        </w:rPr>
        <w:t xml:space="preserve">which are annotated with a 1. If this percentage is not to be specified, then </w:t>
      </w:r>
      <w:r w:rsidRPr="377C6D10">
        <w:rPr>
          <w:i/>
          <w:iCs/>
        </w:rPr>
        <w:t xml:space="preserve">trainPosPercent </w:t>
      </w:r>
      <w:r>
        <w:t>should be –1. Otherwise, it should be a float between 0 and 100 (exclusive).</w:t>
      </w:r>
    </w:p>
    <w:p w14:paraId="1A03BA80" w14:textId="3AA5C0DE" w:rsidR="06B8356C" w:rsidRDefault="06B8356C" w:rsidP="58C9DFCB">
      <w:pPr>
        <w:pStyle w:val="ListParagraph"/>
        <w:numPr>
          <w:ilvl w:val="0"/>
          <w:numId w:val="27"/>
        </w:numPr>
      </w:pPr>
      <w:r w:rsidRPr="377C6D10">
        <w:rPr>
          <w:rStyle w:val="Hyperlink"/>
          <w:i/>
          <w:iCs/>
          <w:u w:val="none"/>
        </w:rPr>
        <w:t xml:space="preserve">testPosPercent: </w:t>
      </w:r>
      <w:r>
        <w:t>The desired percentage of pieces of text</w:t>
      </w:r>
      <w:r w:rsidR="0019393C">
        <w:t xml:space="preserve"> in the testing</w:t>
      </w:r>
      <w:r>
        <w:t xml:space="preserve"> </w:t>
      </w:r>
      <w:r w:rsidR="0019393C">
        <w:t xml:space="preserve">data </w:t>
      </w:r>
      <w:r>
        <w:t xml:space="preserve">which are annotated with a 1. If this percentage is not to be specified, then </w:t>
      </w:r>
      <w:r w:rsidRPr="377C6D10">
        <w:rPr>
          <w:i/>
          <w:iCs/>
        </w:rPr>
        <w:t xml:space="preserve">testPosPercent </w:t>
      </w:r>
      <w:r>
        <w:t xml:space="preserve">should be </w:t>
      </w:r>
      <w:r w:rsidR="0019393C">
        <w:t xml:space="preserve">    –1</w:t>
      </w:r>
      <w:r>
        <w:t>. Otherwise, it should be a float between 0 and 100 (exclusive).</w:t>
      </w:r>
    </w:p>
    <w:p w14:paraId="3B906348" w14:textId="6293C950" w:rsidR="274B3B12" w:rsidRDefault="037593A9" w:rsidP="56112532">
      <w:pPr>
        <w:pStyle w:val="Heading2"/>
      </w:pPr>
      <w:bookmarkStart w:id="246" w:name="_Toc175214073"/>
      <w:r>
        <w:t>Appendix 3</w:t>
      </w:r>
      <w:r w:rsidR="274B3B12">
        <w:t>: Exceptions</w:t>
      </w:r>
      <w:bookmarkEnd w:id="246"/>
    </w:p>
    <w:p w14:paraId="137D3C26" w14:textId="4ADF5728" w:rsidR="56112532" w:rsidRDefault="57F45666" w:rsidP="56112532">
      <w:r>
        <w:t xml:space="preserve">Listed below are the custom exceptions defined in </w:t>
      </w:r>
      <w:proofErr w:type="spellStart"/>
      <w:ins w:id="247" w:author="McNamara, George" w:date="2025-01-22T12:45:00Z">
        <w:r w:rsidR="003E1CEA">
          <w:t>EpiNLP</w:t>
        </w:r>
        <w:proofErr w:type="spellEnd"/>
        <w:r w:rsidR="003E1CEA">
          <w:t xml:space="preserve"> Builder</w:t>
        </w:r>
      </w:ins>
      <w:del w:id="248" w:author="McNamara, George" w:date="2025-01-20T10:40:00Z">
        <w:r w:rsidDel="00AC7462">
          <w:delText>the ACT Health NLP Program Builder software package</w:delText>
        </w:r>
      </w:del>
      <w:r>
        <w:t>, accompanied by the cause of each exception</w:t>
      </w:r>
      <w:r w:rsidR="5751D480">
        <w:t xml:space="preserve"> (ordered as they are defined in the source code)</w:t>
      </w:r>
      <w:r>
        <w:t>:</w:t>
      </w:r>
    </w:p>
    <w:p w14:paraId="4465D0CD" w14:textId="2E4B210D" w:rsidR="6908B3FE" w:rsidRDefault="74944392" w:rsidP="377C6D10">
      <w:pPr>
        <w:pStyle w:val="ListParagraph"/>
        <w:numPr>
          <w:ilvl w:val="0"/>
          <w:numId w:val="26"/>
        </w:numPr>
      </w:pPr>
      <w:r>
        <w:t>InsufficientMeasureListException</w:t>
      </w:r>
      <w:r w:rsidR="588D7703">
        <w:t xml:space="preserve">: Raised when </w:t>
      </w:r>
      <w:r w:rsidR="588D7703" w:rsidRPr="01364254">
        <w:rPr>
          <w:i/>
          <w:iCs/>
        </w:rPr>
        <w:t>measureList</w:t>
      </w:r>
      <w:r w:rsidR="588D7703">
        <w:t xml:space="preserve"> does not provide enough records to approximate complexity.</w:t>
      </w:r>
    </w:p>
    <w:p w14:paraId="493A0A94" w14:textId="0725678C" w:rsidR="6908B3FE" w:rsidRDefault="6908B3FE" w:rsidP="377C6D10">
      <w:pPr>
        <w:pStyle w:val="ListParagraph"/>
        <w:numPr>
          <w:ilvl w:val="0"/>
          <w:numId w:val="26"/>
        </w:numPr>
      </w:pPr>
      <w:r>
        <w:t>EmptyActualFlagsException</w:t>
      </w:r>
      <w:r w:rsidR="5F163996">
        <w:t xml:space="preserve">: Raised when </w:t>
      </w:r>
      <w:r w:rsidR="5F163996" w:rsidRPr="01364254">
        <w:rPr>
          <w:i/>
          <w:iCs/>
        </w:rPr>
        <w:t>actualFlags</w:t>
      </w:r>
      <w:r w:rsidR="5F163996">
        <w:t xml:space="preserve"> is empty.</w:t>
      </w:r>
    </w:p>
    <w:p w14:paraId="29988F6A" w14:textId="613FA53D" w:rsidR="6908B3FE" w:rsidRDefault="74944392" w:rsidP="377C6D10">
      <w:pPr>
        <w:pStyle w:val="ListParagraph"/>
        <w:numPr>
          <w:ilvl w:val="0"/>
          <w:numId w:val="26"/>
        </w:numPr>
      </w:pPr>
      <w:r>
        <w:t>EmptyPredictedFlagsException</w:t>
      </w:r>
      <w:r w:rsidR="2E585200">
        <w:t xml:space="preserve">: Raised when </w:t>
      </w:r>
      <w:r w:rsidR="2E585200" w:rsidRPr="01364254">
        <w:rPr>
          <w:i/>
          <w:iCs/>
        </w:rPr>
        <w:t>predictFlags</w:t>
      </w:r>
      <w:r w:rsidR="2E585200">
        <w:t xml:space="preserve"> is empty. </w:t>
      </w:r>
    </w:p>
    <w:p w14:paraId="7F9CDCE0" w14:textId="60DCE269" w:rsidR="6908B3FE" w:rsidRDefault="6908B3FE" w:rsidP="377C6D10">
      <w:pPr>
        <w:pStyle w:val="ListParagraph"/>
        <w:numPr>
          <w:ilvl w:val="0"/>
          <w:numId w:val="26"/>
        </w:numPr>
      </w:pPr>
      <w:r>
        <w:t>FlagsNotEqualException</w:t>
      </w:r>
      <w:r w:rsidR="62465F7E">
        <w:t xml:space="preserve">: Raised when the lengths of </w:t>
      </w:r>
      <w:r w:rsidR="62465F7E" w:rsidRPr="01364254">
        <w:rPr>
          <w:i/>
          <w:iCs/>
        </w:rPr>
        <w:t>actualFlags</w:t>
      </w:r>
      <w:r w:rsidR="62465F7E">
        <w:t xml:space="preserve"> and </w:t>
      </w:r>
      <w:r w:rsidR="62465F7E" w:rsidRPr="01364254">
        <w:rPr>
          <w:i/>
          <w:iCs/>
        </w:rPr>
        <w:t>predictedFlags</w:t>
      </w:r>
      <w:r w:rsidR="62465F7E">
        <w:t xml:space="preserve"> are not equal.</w:t>
      </w:r>
    </w:p>
    <w:p w14:paraId="66B27213" w14:textId="181F2740" w:rsidR="6908B3FE" w:rsidRDefault="74944392" w:rsidP="377C6D10">
      <w:pPr>
        <w:pStyle w:val="ListParagraph"/>
        <w:numPr>
          <w:ilvl w:val="0"/>
          <w:numId w:val="26"/>
        </w:numPr>
      </w:pPr>
      <w:r>
        <w:t>BadActualFlagException</w:t>
      </w:r>
      <w:r w:rsidR="6E21967A">
        <w:t>: Raised when an</w:t>
      </w:r>
      <w:r w:rsidR="291D6D2C">
        <w:t xml:space="preserve"> element of</w:t>
      </w:r>
      <w:r w:rsidR="6E21967A">
        <w:t xml:space="preserve"> </w:t>
      </w:r>
      <w:r w:rsidR="6E21967A" w:rsidRPr="01364254">
        <w:rPr>
          <w:i/>
          <w:iCs/>
        </w:rPr>
        <w:t>actualFlag</w:t>
      </w:r>
      <w:r w:rsidR="48506C91" w:rsidRPr="01364254">
        <w:rPr>
          <w:i/>
          <w:iCs/>
        </w:rPr>
        <w:t>s</w:t>
      </w:r>
      <w:r w:rsidR="6E21967A">
        <w:t xml:space="preserve"> is not 0 or 1.</w:t>
      </w:r>
    </w:p>
    <w:p w14:paraId="731B27EA" w14:textId="7F39FC4D" w:rsidR="6908B3FE" w:rsidRDefault="74944392" w:rsidP="377C6D10">
      <w:pPr>
        <w:pStyle w:val="ListParagraph"/>
        <w:numPr>
          <w:ilvl w:val="0"/>
          <w:numId w:val="26"/>
        </w:numPr>
      </w:pPr>
      <w:r>
        <w:t>BadPredictedFlagException</w:t>
      </w:r>
      <w:r w:rsidR="7BA79381">
        <w:t>: Raised when a</w:t>
      </w:r>
      <w:r w:rsidR="00C0440C">
        <w:t>n element of</w:t>
      </w:r>
      <w:r w:rsidR="7BA79381">
        <w:t xml:space="preserve"> </w:t>
      </w:r>
      <w:r w:rsidR="7BA79381" w:rsidRPr="01364254">
        <w:rPr>
          <w:i/>
          <w:iCs/>
        </w:rPr>
        <w:t>predictedFlag</w:t>
      </w:r>
      <w:r w:rsidR="00C81ADE">
        <w:rPr>
          <w:i/>
          <w:iCs/>
        </w:rPr>
        <w:t>s</w:t>
      </w:r>
      <w:r w:rsidR="7BA79381">
        <w:t xml:space="preserve"> is not 0 or 1.</w:t>
      </w:r>
    </w:p>
    <w:p w14:paraId="7ED5279F" w14:textId="14A9546C" w:rsidR="6908B3FE" w:rsidRDefault="6908B3FE" w:rsidP="377C6D10">
      <w:pPr>
        <w:pStyle w:val="ListParagraph"/>
        <w:numPr>
          <w:ilvl w:val="0"/>
          <w:numId w:val="26"/>
        </w:numPr>
      </w:pPr>
      <w:r>
        <w:t>TimesSpacesNotEqualException</w:t>
      </w:r>
      <w:r w:rsidR="20A7D5D8">
        <w:t>: Raised when the s</w:t>
      </w:r>
      <w:r w:rsidR="00F059B8">
        <w:t>izes</w:t>
      </w:r>
      <w:r w:rsidR="20A7D5D8">
        <w:t xml:space="preserve"> of </w:t>
      </w:r>
      <w:r w:rsidR="20A7D5D8" w:rsidRPr="01364254">
        <w:rPr>
          <w:i/>
          <w:iCs/>
        </w:rPr>
        <w:t>times</w:t>
      </w:r>
      <w:r w:rsidR="20A7D5D8">
        <w:t xml:space="preserve"> and </w:t>
      </w:r>
      <w:r w:rsidR="20A7D5D8" w:rsidRPr="01364254">
        <w:rPr>
          <w:i/>
          <w:iCs/>
        </w:rPr>
        <w:t>spaces</w:t>
      </w:r>
      <w:r w:rsidR="20A7D5D8">
        <w:t xml:space="preserve"> are not equal.</w:t>
      </w:r>
    </w:p>
    <w:p w14:paraId="2B2F3F90" w14:textId="0CF208E0" w:rsidR="6908B3FE" w:rsidRDefault="6908B3FE" w:rsidP="377C6D10">
      <w:pPr>
        <w:pStyle w:val="ListParagraph"/>
        <w:numPr>
          <w:ilvl w:val="0"/>
          <w:numId w:val="26"/>
        </w:numPr>
      </w:pPr>
      <w:r>
        <w:t>MoreDataThanRecordsException</w:t>
      </w:r>
      <w:r w:rsidR="75202BE1">
        <w:t>: Raised when trying to extract more data than there are records available.</w:t>
      </w:r>
    </w:p>
    <w:p w14:paraId="1F24B194" w14:textId="13D3BAEB" w:rsidR="6908B3FE" w:rsidRDefault="6908B3FE" w:rsidP="377C6D10">
      <w:pPr>
        <w:pStyle w:val="ListParagraph"/>
        <w:numPr>
          <w:ilvl w:val="0"/>
          <w:numId w:val="26"/>
        </w:numPr>
      </w:pPr>
      <w:r>
        <w:t>UnsupportedFileTypeException</w:t>
      </w:r>
      <w:r w:rsidR="354C6316">
        <w:t xml:space="preserve">: Raised when </w:t>
      </w:r>
      <w:r w:rsidR="354C6316" w:rsidRPr="00F059B8">
        <w:rPr>
          <w:i/>
          <w:iCs/>
        </w:rPr>
        <w:t>fileType</w:t>
      </w:r>
      <w:r w:rsidR="354C6316">
        <w:t xml:space="preserve"> is not in </w:t>
      </w:r>
      <w:r w:rsidR="354C6316" w:rsidRPr="00F059B8">
        <w:rPr>
          <w:i/>
          <w:iCs/>
        </w:rPr>
        <w:t>SUPPORTED_FILE_TYPES</w:t>
      </w:r>
      <w:r w:rsidR="354C6316">
        <w:t>.</w:t>
      </w:r>
    </w:p>
    <w:p w14:paraId="44F61600" w14:textId="32E993E6" w:rsidR="6908B3FE" w:rsidRDefault="6908B3FE" w:rsidP="377C6D10">
      <w:pPr>
        <w:pStyle w:val="ListParagraph"/>
        <w:numPr>
          <w:ilvl w:val="0"/>
          <w:numId w:val="26"/>
        </w:numPr>
      </w:pPr>
      <w:r>
        <w:t>MinAgeException</w:t>
      </w:r>
      <w:r w:rsidR="771862C5">
        <w:t xml:space="preserve">: Raised when </w:t>
      </w:r>
      <w:r w:rsidR="771862C5" w:rsidRPr="01364254">
        <w:rPr>
          <w:i/>
          <w:iCs/>
        </w:rPr>
        <w:t>minAge</w:t>
      </w:r>
      <w:r w:rsidR="771862C5">
        <w:t xml:space="preserve"> is less than 0.</w:t>
      </w:r>
    </w:p>
    <w:p w14:paraId="1C6BDA2F" w14:textId="6C8710DD" w:rsidR="6908B3FE" w:rsidRDefault="6908B3FE" w:rsidP="377C6D10">
      <w:pPr>
        <w:pStyle w:val="ListParagraph"/>
        <w:numPr>
          <w:ilvl w:val="0"/>
          <w:numId w:val="26"/>
        </w:numPr>
      </w:pPr>
      <w:r>
        <w:t>MaxAgeException</w:t>
      </w:r>
      <w:r w:rsidR="004BFDF4">
        <w:t xml:space="preserve">: Raised when </w:t>
      </w:r>
      <w:r w:rsidR="004BFDF4" w:rsidRPr="01364254">
        <w:rPr>
          <w:i/>
          <w:iCs/>
        </w:rPr>
        <w:t>maxAge</w:t>
      </w:r>
      <w:r w:rsidR="004BFDF4">
        <w:t xml:space="preserve"> is less than minAge</w:t>
      </w:r>
      <w:r w:rsidR="00C81ADE">
        <w:t xml:space="preserve"> or greater than 150</w:t>
      </w:r>
      <w:r w:rsidR="004BFDF4">
        <w:t>.</w:t>
      </w:r>
    </w:p>
    <w:p w14:paraId="40475131" w14:textId="03D346EC" w:rsidR="6908B3FE" w:rsidRDefault="6908B3FE" w:rsidP="377C6D10">
      <w:pPr>
        <w:pStyle w:val="ListParagraph"/>
        <w:numPr>
          <w:ilvl w:val="0"/>
          <w:numId w:val="26"/>
        </w:numPr>
      </w:pPr>
      <w:r>
        <w:t>HospitalException</w:t>
      </w:r>
      <w:r w:rsidR="436DA769">
        <w:t xml:space="preserve">: Raised when the </w:t>
      </w:r>
      <w:r w:rsidR="436DA769" w:rsidRPr="01364254">
        <w:rPr>
          <w:i/>
          <w:iCs/>
        </w:rPr>
        <w:t>hospital</w:t>
      </w:r>
      <w:r w:rsidR="436DA769">
        <w:t xml:space="preserve"> input is invalid.</w:t>
      </w:r>
    </w:p>
    <w:p w14:paraId="00ADC4DD" w14:textId="3EC17E97" w:rsidR="6908B3FE" w:rsidRDefault="6908B3FE" w:rsidP="377C6D10">
      <w:pPr>
        <w:pStyle w:val="ListParagraph"/>
        <w:numPr>
          <w:ilvl w:val="0"/>
          <w:numId w:val="26"/>
        </w:numPr>
      </w:pPr>
      <w:r>
        <w:t>SexException</w:t>
      </w:r>
      <w:r w:rsidR="69779405">
        <w:t xml:space="preserve">: Raised when the </w:t>
      </w:r>
      <w:r w:rsidR="69779405" w:rsidRPr="01364254">
        <w:rPr>
          <w:i/>
          <w:iCs/>
        </w:rPr>
        <w:t>sex</w:t>
      </w:r>
      <w:r w:rsidR="69779405">
        <w:t xml:space="preserve"> input is invalid.</w:t>
      </w:r>
    </w:p>
    <w:p w14:paraId="4FBA3E07" w14:textId="49408A3A" w:rsidR="6908B3FE" w:rsidRDefault="6908B3FE" w:rsidP="377C6D10">
      <w:pPr>
        <w:pStyle w:val="ListParagraph"/>
        <w:numPr>
          <w:ilvl w:val="0"/>
          <w:numId w:val="26"/>
        </w:numPr>
      </w:pPr>
      <w:r>
        <w:t>MinYearException</w:t>
      </w:r>
      <w:r w:rsidR="6012647D">
        <w:t xml:space="preserve">: Raised when </w:t>
      </w:r>
      <w:r w:rsidR="6012647D" w:rsidRPr="01364254">
        <w:rPr>
          <w:i/>
          <w:iCs/>
        </w:rPr>
        <w:t>minYear</w:t>
      </w:r>
      <w:r w:rsidR="6012647D">
        <w:t xml:space="preserve"> is out of range.</w:t>
      </w:r>
    </w:p>
    <w:p w14:paraId="2BF7FABD" w14:textId="6286843E" w:rsidR="6908B3FE" w:rsidRDefault="6908B3FE" w:rsidP="377C6D10">
      <w:pPr>
        <w:pStyle w:val="ListParagraph"/>
        <w:numPr>
          <w:ilvl w:val="0"/>
          <w:numId w:val="26"/>
        </w:numPr>
      </w:pPr>
      <w:r>
        <w:t>MaxYearException</w:t>
      </w:r>
      <w:r w:rsidR="5714A3C8">
        <w:t xml:space="preserve">: Raised when </w:t>
      </w:r>
      <w:r w:rsidR="5714A3C8" w:rsidRPr="01364254">
        <w:rPr>
          <w:i/>
          <w:iCs/>
        </w:rPr>
        <w:t>maxYear</w:t>
      </w:r>
      <w:r w:rsidR="5714A3C8">
        <w:t xml:space="preserve"> is out of range.</w:t>
      </w:r>
    </w:p>
    <w:p w14:paraId="068FE3FD" w14:textId="12EF4910" w:rsidR="6908B3FE" w:rsidRDefault="6908B3FE" w:rsidP="377C6D10">
      <w:pPr>
        <w:pStyle w:val="ListParagraph"/>
        <w:numPr>
          <w:ilvl w:val="0"/>
          <w:numId w:val="26"/>
        </w:numPr>
      </w:pPr>
      <w:r>
        <w:t>MinMaxYearException</w:t>
      </w:r>
      <w:r w:rsidR="42C163B4">
        <w:t xml:space="preserve">: Raised when </w:t>
      </w:r>
      <w:r w:rsidR="42C163B4" w:rsidRPr="01364254">
        <w:rPr>
          <w:i/>
          <w:iCs/>
        </w:rPr>
        <w:t>maxYear</w:t>
      </w:r>
      <w:r w:rsidR="42C163B4">
        <w:t xml:space="preserve"> is less than </w:t>
      </w:r>
      <w:r w:rsidR="42C163B4" w:rsidRPr="01364254">
        <w:rPr>
          <w:i/>
          <w:iCs/>
        </w:rPr>
        <w:t>minYear</w:t>
      </w:r>
      <w:r w:rsidR="42C163B4">
        <w:t>.</w:t>
      </w:r>
    </w:p>
    <w:p w14:paraId="366DBAF6" w14:textId="1DA9BCBE" w:rsidR="6908B3FE" w:rsidRDefault="6908B3FE" w:rsidP="377C6D10">
      <w:pPr>
        <w:pStyle w:val="ListParagraph"/>
        <w:numPr>
          <w:ilvl w:val="0"/>
          <w:numId w:val="26"/>
        </w:numPr>
      </w:pPr>
      <w:r>
        <w:t>TrainDistException</w:t>
      </w:r>
      <w:r w:rsidR="2F08892D">
        <w:t>: Raised when the input training distribution is invalid.</w:t>
      </w:r>
    </w:p>
    <w:p w14:paraId="7AD3C88C" w14:textId="3C6F89AF" w:rsidR="6908B3FE" w:rsidRDefault="6908B3FE" w:rsidP="377C6D10">
      <w:pPr>
        <w:pStyle w:val="ListParagraph"/>
        <w:numPr>
          <w:ilvl w:val="0"/>
          <w:numId w:val="26"/>
        </w:numPr>
      </w:pPr>
      <w:r>
        <w:t>TestDistException</w:t>
      </w:r>
      <w:r w:rsidR="3B7BE439">
        <w:t>: Raised when the input testing distribution is invalid.</w:t>
      </w:r>
    </w:p>
    <w:p w14:paraId="3883AE8C" w14:textId="2859FEE1" w:rsidR="6908B3FE" w:rsidRDefault="6908B3FE" w:rsidP="377C6D10">
      <w:pPr>
        <w:pStyle w:val="ListParagraph"/>
        <w:numPr>
          <w:ilvl w:val="0"/>
          <w:numId w:val="26"/>
        </w:numPr>
      </w:pPr>
      <w:r>
        <w:t>TrainPosPercentExceptio</w:t>
      </w:r>
      <w:r w:rsidR="5EFDF487">
        <w:t>n</w:t>
      </w:r>
      <w:r w:rsidR="1D7FB32D">
        <w:t>: Raised when the percentage of positively flagged training records is less than or equal to 0 or greater than or equal to 100.</w:t>
      </w:r>
    </w:p>
    <w:p w14:paraId="35B78B81" w14:textId="65EDFB48" w:rsidR="6908B3FE" w:rsidRDefault="6908B3FE" w:rsidP="377C6D10">
      <w:pPr>
        <w:pStyle w:val="ListParagraph"/>
        <w:numPr>
          <w:ilvl w:val="0"/>
          <w:numId w:val="26"/>
        </w:numPr>
      </w:pPr>
      <w:r>
        <w:t>TestPosPercentException</w:t>
      </w:r>
      <w:r w:rsidR="7C08B6B4">
        <w:t xml:space="preserve">: </w:t>
      </w:r>
      <w:r w:rsidR="7B1D4715">
        <w:t>Raised when the percentage of positively flagged testing records is less than or equal to 0 or greater than or equal to 100.</w:t>
      </w:r>
    </w:p>
    <w:p w14:paraId="1E881ADB" w14:textId="71CB5588" w:rsidR="6908B3FE" w:rsidRDefault="6908B3FE" w:rsidP="377C6D10">
      <w:pPr>
        <w:pStyle w:val="ListParagraph"/>
        <w:numPr>
          <w:ilvl w:val="0"/>
          <w:numId w:val="26"/>
        </w:numPr>
      </w:pPr>
      <w:r>
        <w:t>MLAlgTypeException</w:t>
      </w:r>
      <w:r w:rsidR="595FACDA">
        <w:t xml:space="preserve">: Raised when the input </w:t>
      </w:r>
      <w:r w:rsidR="595FACDA" w:rsidRPr="01364254">
        <w:rPr>
          <w:i/>
          <w:iCs/>
        </w:rPr>
        <w:t>mlAlgType</w:t>
      </w:r>
      <w:r w:rsidR="595FACDA">
        <w:t xml:space="preserve"> is invalid.</w:t>
      </w:r>
    </w:p>
    <w:p w14:paraId="584FEE3D" w14:textId="1A90AE2C" w:rsidR="6908B3FE" w:rsidRDefault="6908B3FE" w:rsidP="377C6D10">
      <w:pPr>
        <w:pStyle w:val="ListParagraph"/>
        <w:numPr>
          <w:ilvl w:val="0"/>
          <w:numId w:val="26"/>
        </w:numPr>
      </w:pPr>
      <w:r>
        <w:t>ImpurityException</w:t>
      </w:r>
      <w:r w:rsidR="6160A0F1">
        <w:t xml:space="preserve">: Raised when the impurity measure in </w:t>
      </w:r>
      <w:r w:rsidR="6160A0F1" w:rsidRPr="01364254">
        <w:rPr>
          <w:i/>
          <w:iCs/>
        </w:rPr>
        <w:t>macLearnInput</w:t>
      </w:r>
      <w:r w:rsidR="6160A0F1">
        <w:t xml:space="preserve"> is invalid.</w:t>
      </w:r>
    </w:p>
    <w:p w14:paraId="008F9A40" w14:textId="5F3FC456" w:rsidR="6908B3FE" w:rsidRDefault="6908B3FE" w:rsidP="377C6D10">
      <w:pPr>
        <w:pStyle w:val="ListParagraph"/>
        <w:numPr>
          <w:ilvl w:val="0"/>
          <w:numId w:val="26"/>
        </w:numPr>
      </w:pPr>
      <w:r>
        <w:t>KernelException</w:t>
      </w:r>
      <w:r w:rsidR="684C6A95">
        <w:t xml:space="preserve">: Raised when the kernel in </w:t>
      </w:r>
      <w:r w:rsidR="684C6A95" w:rsidRPr="01364254">
        <w:rPr>
          <w:i/>
          <w:iCs/>
        </w:rPr>
        <w:t>macLearnInput</w:t>
      </w:r>
      <w:r w:rsidR="684C6A95">
        <w:t xml:space="preserve"> is invalid.</w:t>
      </w:r>
    </w:p>
    <w:p w14:paraId="4A7E0999" w14:textId="779D32DC" w:rsidR="6908B3FE" w:rsidRDefault="6908B3FE" w:rsidP="377C6D10">
      <w:pPr>
        <w:pStyle w:val="ListParagraph"/>
        <w:numPr>
          <w:ilvl w:val="0"/>
          <w:numId w:val="26"/>
        </w:numPr>
      </w:pPr>
      <w:r>
        <w:lastRenderedPageBreak/>
        <w:t>NoRBFGammaException</w:t>
      </w:r>
      <w:r w:rsidR="0A66BC0B">
        <w:t xml:space="preserve">: Raised when </w:t>
      </w:r>
      <w:r w:rsidR="0A66BC0B" w:rsidRPr="01364254">
        <w:t>no gamma p</w:t>
      </w:r>
      <w:r w:rsidR="0A66BC0B">
        <w:t xml:space="preserve">arameter is provided in </w:t>
      </w:r>
      <w:r w:rsidR="0A66BC0B" w:rsidRPr="01364254">
        <w:rPr>
          <w:i/>
          <w:iCs/>
        </w:rPr>
        <w:t>macLearnInput</w:t>
      </w:r>
      <w:r w:rsidR="0A66BC0B">
        <w:t xml:space="preserve"> for an RBF kernel.</w:t>
      </w:r>
    </w:p>
    <w:p w14:paraId="505F17D6" w14:textId="49A16CCB" w:rsidR="6908B3FE" w:rsidRDefault="6908B3FE" w:rsidP="377C6D10">
      <w:pPr>
        <w:pStyle w:val="ListParagraph"/>
        <w:numPr>
          <w:ilvl w:val="0"/>
          <w:numId w:val="26"/>
        </w:numPr>
      </w:pPr>
      <w:r>
        <w:t>NegRBFGammaException</w:t>
      </w:r>
      <w:r w:rsidR="580985EA">
        <w:t xml:space="preserve">: Raised when the gamma parameter provided in </w:t>
      </w:r>
      <w:r w:rsidR="580985EA" w:rsidRPr="01364254">
        <w:rPr>
          <w:i/>
          <w:iCs/>
        </w:rPr>
        <w:t>macLearnInput</w:t>
      </w:r>
      <w:r w:rsidR="580985EA">
        <w:t xml:space="preserve"> for an RBF kernel is non-positive.</w:t>
      </w:r>
    </w:p>
    <w:p w14:paraId="773AEC93" w14:textId="78B244B3" w:rsidR="6908B3FE" w:rsidRDefault="6908B3FE" w:rsidP="377C6D10">
      <w:pPr>
        <w:pStyle w:val="ListParagraph"/>
        <w:numPr>
          <w:ilvl w:val="0"/>
          <w:numId w:val="26"/>
        </w:numPr>
      </w:pPr>
      <w:r>
        <w:t>NoPolynomialParameterException</w:t>
      </w:r>
      <w:r w:rsidR="4C0587E5">
        <w:t xml:space="preserve">: Raised when no degree or r parameter is provided in </w:t>
      </w:r>
      <w:r w:rsidR="4C0587E5" w:rsidRPr="01364254">
        <w:rPr>
          <w:i/>
          <w:iCs/>
        </w:rPr>
        <w:t>macLearnInput</w:t>
      </w:r>
      <w:r w:rsidR="4C0587E5">
        <w:t xml:space="preserve"> for a polynomial kernel.</w:t>
      </w:r>
    </w:p>
    <w:p w14:paraId="30196B9E" w14:textId="0D8CC5E2" w:rsidR="6908B3FE" w:rsidRDefault="6908B3FE" w:rsidP="377C6D10">
      <w:pPr>
        <w:pStyle w:val="ListParagraph"/>
        <w:numPr>
          <w:ilvl w:val="0"/>
          <w:numId w:val="26"/>
        </w:numPr>
      </w:pPr>
      <w:r>
        <w:t>NegPolynomialDegreeException</w:t>
      </w:r>
      <w:r w:rsidR="1C1A2976">
        <w:t xml:space="preserve">: Raised when the degree parameter provided in </w:t>
      </w:r>
      <w:r w:rsidR="1C1A2976" w:rsidRPr="01364254">
        <w:rPr>
          <w:i/>
          <w:iCs/>
        </w:rPr>
        <w:t>macLearnInput</w:t>
      </w:r>
      <w:r w:rsidR="1C1A2976">
        <w:t xml:space="preserve"> for a polynomial kernel is non-positive.</w:t>
      </w:r>
    </w:p>
    <w:p w14:paraId="66CE394D" w14:textId="6E7CAB40" w:rsidR="6908B3FE" w:rsidRDefault="6908B3FE" w:rsidP="377C6D10">
      <w:pPr>
        <w:pStyle w:val="ListParagraph"/>
        <w:numPr>
          <w:ilvl w:val="0"/>
          <w:numId w:val="26"/>
        </w:numPr>
      </w:pPr>
      <w:r>
        <w:t>NoSigmoidParameterException</w:t>
      </w:r>
      <w:r w:rsidR="3DABA0C4">
        <w:t xml:space="preserve">: Raised when no gamma or r parameter is provided in </w:t>
      </w:r>
      <w:r w:rsidR="3DABA0C4" w:rsidRPr="01364254">
        <w:rPr>
          <w:i/>
          <w:iCs/>
        </w:rPr>
        <w:t>macLearnInput</w:t>
      </w:r>
      <w:r w:rsidR="3DABA0C4">
        <w:t xml:space="preserve"> for a sigmoid kernel.</w:t>
      </w:r>
    </w:p>
    <w:p w14:paraId="57AD2C10" w14:textId="65D2335F" w:rsidR="6908B3FE" w:rsidRDefault="6908B3FE" w:rsidP="377C6D10">
      <w:pPr>
        <w:pStyle w:val="ListParagraph"/>
        <w:numPr>
          <w:ilvl w:val="0"/>
          <w:numId w:val="26"/>
        </w:numPr>
      </w:pPr>
      <w:r>
        <w:t>NegSigmoidGammaException</w:t>
      </w:r>
      <w:r w:rsidR="459FEE3B">
        <w:t xml:space="preserve">: Raised when the gamma parameter provided in </w:t>
      </w:r>
      <w:r w:rsidR="459FEE3B" w:rsidRPr="01364254">
        <w:rPr>
          <w:i/>
          <w:iCs/>
        </w:rPr>
        <w:t>macLearnInput</w:t>
      </w:r>
      <w:r w:rsidR="459FEE3B">
        <w:t xml:space="preserve"> for a sigmoid kernel is non-positive.</w:t>
      </w:r>
    </w:p>
    <w:p w14:paraId="340F7686" w14:textId="7F586C7D" w:rsidR="6908B3FE" w:rsidRDefault="74944392" w:rsidP="377C6D10">
      <w:pPr>
        <w:pStyle w:val="ListParagraph"/>
        <w:numPr>
          <w:ilvl w:val="0"/>
          <w:numId w:val="26"/>
        </w:numPr>
      </w:pPr>
      <w:r>
        <w:t>EmptyFlagsVectorsException</w:t>
      </w:r>
      <w:r w:rsidR="797FC6DE">
        <w:t xml:space="preserve">: Raised when </w:t>
      </w:r>
      <w:r w:rsidR="797FC6DE" w:rsidRPr="01364254">
        <w:rPr>
          <w:i/>
          <w:iCs/>
        </w:rPr>
        <w:t>trainVectors</w:t>
      </w:r>
      <w:r w:rsidR="797FC6DE">
        <w:t xml:space="preserve">, </w:t>
      </w:r>
      <w:r w:rsidR="797FC6DE" w:rsidRPr="01364254">
        <w:rPr>
          <w:i/>
          <w:iCs/>
        </w:rPr>
        <w:t>trainFlags</w:t>
      </w:r>
      <w:r w:rsidR="1E4F03C1" w:rsidRPr="01364254">
        <w:rPr>
          <w:i/>
          <w:iCs/>
        </w:rPr>
        <w:t>,</w:t>
      </w:r>
      <w:r w:rsidR="797FC6DE">
        <w:t xml:space="preserve"> or </w:t>
      </w:r>
      <w:r w:rsidR="797FC6DE" w:rsidRPr="01364254">
        <w:rPr>
          <w:i/>
          <w:iCs/>
        </w:rPr>
        <w:t>testVectors</w:t>
      </w:r>
      <w:r w:rsidR="797FC6DE">
        <w:t xml:space="preserve"> </w:t>
      </w:r>
      <w:r w:rsidR="00E7327C">
        <w:t>is</w:t>
      </w:r>
      <w:r w:rsidR="797FC6DE">
        <w:t xml:space="preserve"> empty.</w:t>
      </w:r>
    </w:p>
    <w:p w14:paraId="1690729D" w14:textId="1C10D75B" w:rsidR="6908B3FE" w:rsidRDefault="6908B3FE" w:rsidP="377C6D10">
      <w:pPr>
        <w:pStyle w:val="ListParagraph"/>
        <w:numPr>
          <w:ilvl w:val="0"/>
          <w:numId w:val="26"/>
        </w:numPr>
      </w:pPr>
      <w:r>
        <w:t>TrainVectorsFlagsNotEqualException</w:t>
      </w:r>
      <w:r w:rsidR="7C9ECE16">
        <w:t>: Raised when the number of training vectors and flags are not equal.</w:t>
      </w:r>
    </w:p>
    <w:p w14:paraId="3DBEE4B6" w14:textId="11521E61" w:rsidR="6908B3FE" w:rsidRDefault="6908B3FE" w:rsidP="377C6D10">
      <w:pPr>
        <w:pStyle w:val="ListParagraph"/>
        <w:numPr>
          <w:ilvl w:val="0"/>
          <w:numId w:val="26"/>
        </w:numPr>
      </w:pPr>
      <w:r>
        <w:t>VectorsNotEqualException</w:t>
      </w:r>
      <w:r w:rsidR="547712E9">
        <w:t>: Raised when the lengths of testing and training vectors are not equal.</w:t>
      </w:r>
    </w:p>
    <w:p w14:paraId="2A0A7F42" w14:textId="5DF2F880" w:rsidR="6908B3FE" w:rsidRDefault="6908B3FE" w:rsidP="377C6D10">
      <w:pPr>
        <w:pStyle w:val="ListParagraph"/>
        <w:numPr>
          <w:ilvl w:val="0"/>
          <w:numId w:val="26"/>
        </w:numPr>
      </w:pPr>
      <w:r>
        <w:t>NoLATechniquesException</w:t>
      </w:r>
      <w:r w:rsidR="2AED769C">
        <w:t>: Raised when no token, text or corpus level LA techniques are provided.</w:t>
      </w:r>
    </w:p>
    <w:p w14:paraId="007F9DBA" w14:textId="25131A5E" w:rsidR="6908B3FE" w:rsidRDefault="6908B3FE" w:rsidP="377C6D10">
      <w:pPr>
        <w:pStyle w:val="ListParagraph"/>
        <w:numPr>
          <w:ilvl w:val="0"/>
          <w:numId w:val="26"/>
        </w:numPr>
      </w:pPr>
      <w:r>
        <w:t>NoTokeniserException</w:t>
      </w:r>
      <w:r w:rsidR="5C34D5B6">
        <w:t>: Raised when token level techniques are provided with no tokeniser.</w:t>
      </w:r>
    </w:p>
    <w:p w14:paraId="1F0D23D7" w14:textId="685E9C65" w:rsidR="6908B3FE" w:rsidRDefault="6908B3FE" w:rsidP="377C6D10">
      <w:pPr>
        <w:pStyle w:val="ListParagraph"/>
        <w:numPr>
          <w:ilvl w:val="0"/>
          <w:numId w:val="26"/>
        </w:numPr>
      </w:pPr>
      <w:r>
        <w:t>TokeniserException</w:t>
      </w:r>
      <w:r w:rsidR="59229948">
        <w:t>: Raised when the input tokeniser is invalid.</w:t>
      </w:r>
    </w:p>
    <w:p w14:paraId="0F02C3ED" w14:textId="78F8FC73" w:rsidR="6908B3FE" w:rsidRDefault="6908B3FE" w:rsidP="377C6D10">
      <w:pPr>
        <w:pStyle w:val="ListParagraph"/>
        <w:numPr>
          <w:ilvl w:val="0"/>
          <w:numId w:val="26"/>
        </w:numPr>
      </w:pPr>
      <w:r>
        <w:t>PreLAException</w:t>
      </w:r>
      <w:r w:rsidR="780F369C">
        <w:t>: Raised when the input pre-LA changes are invalid.</w:t>
      </w:r>
    </w:p>
    <w:p w14:paraId="4989D713" w14:textId="0C24DF68" w:rsidR="6908B3FE" w:rsidRDefault="6908B3FE" w:rsidP="377C6D10">
      <w:pPr>
        <w:pStyle w:val="ListParagraph"/>
        <w:numPr>
          <w:ilvl w:val="0"/>
          <w:numId w:val="26"/>
        </w:numPr>
      </w:pPr>
      <w:r>
        <w:t>TokenLevelException</w:t>
      </w:r>
      <w:r w:rsidR="2162BEA7">
        <w:t>: Raised when the input token level techniques are invalid.</w:t>
      </w:r>
    </w:p>
    <w:p w14:paraId="345C6A9D" w14:textId="4E8EC321" w:rsidR="6908B3FE" w:rsidRDefault="6908B3FE" w:rsidP="377C6D10">
      <w:pPr>
        <w:pStyle w:val="ListParagraph"/>
        <w:numPr>
          <w:ilvl w:val="0"/>
          <w:numId w:val="26"/>
        </w:numPr>
      </w:pPr>
      <w:r>
        <w:t>TextLevelException</w:t>
      </w:r>
      <w:r w:rsidR="337A4E00">
        <w:t>: Raised when the input text level techniques are invalid.</w:t>
      </w:r>
    </w:p>
    <w:p w14:paraId="482A9AF2" w14:textId="2A41DC18" w:rsidR="6908B3FE" w:rsidRDefault="6908B3FE" w:rsidP="377C6D10">
      <w:pPr>
        <w:pStyle w:val="ListParagraph"/>
        <w:numPr>
          <w:ilvl w:val="0"/>
          <w:numId w:val="26"/>
        </w:numPr>
      </w:pPr>
      <w:r>
        <w:t>CorpusLevelException</w:t>
      </w:r>
      <w:r w:rsidR="5D474D6A">
        <w:t>: Raised when the input corpus level technique is invalid.</w:t>
      </w:r>
    </w:p>
    <w:p w14:paraId="4544F857" w14:textId="4F6A41EC" w:rsidR="6908B3FE" w:rsidRDefault="6908B3FE" w:rsidP="377C6D10">
      <w:pPr>
        <w:pStyle w:val="ListParagraph"/>
        <w:numPr>
          <w:ilvl w:val="0"/>
          <w:numId w:val="26"/>
        </w:numPr>
      </w:pPr>
      <w:r>
        <w:t>NegTrainSizeException</w:t>
      </w:r>
      <w:r w:rsidR="09877FC8">
        <w:t>: Raised when train size is less than 0.</w:t>
      </w:r>
    </w:p>
    <w:p w14:paraId="1724FC56" w14:textId="47920897" w:rsidR="6908B3FE" w:rsidRDefault="6908B3FE" w:rsidP="377C6D10">
      <w:pPr>
        <w:pStyle w:val="ListParagraph"/>
        <w:numPr>
          <w:ilvl w:val="0"/>
          <w:numId w:val="26"/>
        </w:numPr>
      </w:pPr>
      <w:r>
        <w:t>NegTestSizeException</w:t>
      </w:r>
      <w:r w:rsidR="4CEFAF50">
        <w:t>: Raised when test size is less than 0.</w:t>
      </w:r>
    </w:p>
    <w:p w14:paraId="24B28C0B" w14:textId="77BFBCAD" w:rsidR="6908B3FE" w:rsidRDefault="6908B3FE" w:rsidP="377C6D10">
      <w:pPr>
        <w:pStyle w:val="ListParagraph"/>
        <w:numPr>
          <w:ilvl w:val="0"/>
          <w:numId w:val="26"/>
        </w:numPr>
      </w:pPr>
      <w:r>
        <w:t>NoTextFieldsException</w:t>
      </w:r>
      <w:r w:rsidR="1A083DAE">
        <w:t>: Raised when no text field column labels are provided.</w:t>
      </w:r>
    </w:p>
    <w:p w14:paraId="5D6B6C09" w14:textId="5BFB31B9" w:rsidR="6908B3FE" w:rsidRDefault="6908B3FE" w:rsidP="377C6D10">
      <w:pPr>
        <w:pStyle w:val="ListParagraph"/>
        <w:numPr>
          <w:ilvl w:val="0"/>
          <w:numId w:val="26"/>
        </w:numPr>
      </w:pPr>
      <w:r>
        <w:t>NoFlagFieldException</w:t>
      </w:r>
      <w:r w:rsidR="5405844E">
        <w:t>: Raised when no flag column label is provided.</w:t>
      </w:r>
    </w:p>
    <w:p w14:paraId="0FCFE544" w14:textId="2E578713" w:rsidR="6908B3FE" w:rsidRDefault="6908B3FE" w:rsidP="377C6D10">
      <w:pPr>
        <w:pStyle w:val="ListParagraph"/>
        <w:numPr>
          <w:ilvl w:val="0"/>
          <w:numId w:val="26"/>
        </w:numPr>
      </w:pPr>
      <w:r>
        <w:t>ColumnLabelException</w:t>
      </w:r>
      <w:r w:rsidR="237454F7">
        <w:t>: Raised when one of the column labels cannot be found in the data file.</w:t>
      </w:r>
    </w:p>
    <w:p w14:paraId="43BDF283" w14:textId="0DBEF960" w:rsidR="6908B3FE" w:rsidRDefault="6908B3FE" w:rsidP="377C6D10">
      <w:pPr>
        <w:pStyle w:val="ListParagraph"/>
        <w:numPr>
          <w:ilvl w:val="0"/>
          <w:numId w:val="26"/>
        </w:numPr>
      </w:pPr>
      <w:r>
        <w:t>NameExistsException</w:t>
      </w:r>
      <w:r w:rsidR="102D5E16">
        <w:t>: Raised when trying to export an NLP program and there is already a program stored with th</w:t>
      </w:r>
      <w:r w:rsidR="00E22BE9">
        <w:t>e same</w:t>
      </w:r>
      <w:r w:rsidR="102D5E16">
        <w:t xml:space="preserve"> name.</w:t>
      </w:r>
    </w:p>
    <w:p w14:paraId="58A066F8" w14:textId="259BA94A" w:rsidR="6908B3FE" w:rsidRDefault="74944392" w:rsidP="377C6D10">
      <w:pPr>
        <w:pStyle w:val="ListParagraph"/>
        <w:numPr>
          <w:ilvl w:val="0"/>
          <w:numId w:val="26"/>
        </w:numPr>
      </w:pPr>
      <w:r>
        <w:t>NotEnoughClassesException</w:t>
      </w:r>
      <w:r w:rsidR="3E2F106B">
        <w:t xml:space="preserve">: Raised when </w:t>
      </w:r>
      <w:proofErr w:type="gramStart"/>
      <w:r w:rsidR="3E2F106B">
        <w:t>trainedModel.fit(</w:t>
      </w:r>
      <w:proofErr w:type="gramEnd"/>
      <w:r w:rsidR="3E2F106B">
        <w:t>) raises "ValueError: The number of classes has to be greater than one; got 1 class".</w:t>
      </w:r>
    </w:p>
    <w:p w14:paraId="5F21B73B" w14:textId="4CAE6E46" w:rsidR="6908B3FE" w:rsidRDefault="6908B3FE" w:rsidP="377C6D10">
      <w:pPr>
        <w:pStyle w:val="ListParagraph"/>
        <w:numPr>
          <w:ilvl w:val="0"/>
          <w:numId w:val="26"/>
        </w:numPr>
      </w:pPr>
      <w:r>
        <w:t>TreeGraphException</w:t>
      </w:r>
      <w:r w:rsidR="7E9103FC">
        <w:t>: Raised when trying to plot a tree graph for a SVM algorithm.</w:t>
      </w:r>
    </w:p>
    <w:p w14:paraId="41EDC5EF" w14:textId="77777777" w:rsidR="00545ACF" w:rsidRDefault="00545ACF" w:rsidP="207A94BE">
      <w:pPr>
        <w:pStyle w:val="Heading2"/>
      </w:pPr>
    </w:p>
    <w:p w14:paraId="7B175E1F" w14:textId="77777777" w:rsidR="00545ACF" w:rsidRDefault="00545ACF" w:rsidP="207A94BE">
      <w:pPr>
        <w:pStyle w:val="Heading2"/>
      </w:pPr>
    </w:p>
    <w:p w14:paraId="791A90F2" w14:textId="77777777" w:rsidR="00925446" w:rsidRDefault="00925446" w:rsidP="207A94BE">
      <w:pPr>
        <w:pStyle w:val="Heading2"/>
      </w:pPr>
      <w:bookmarkStart w:id="249" w:name="_Toc175214074"/>
    </w:p>
    <w:p w14:paraId="10551469" w14:textId="56D9B5A6" w:rsidR="7CF9E021" w:rsidRDefault="7CF9E021" w:rsidP="207A94BE">
      <w:pPr>
        <w:pStyle w:val="Heading2"/>
      </w:pPr>
      <w:r>
        <w:lastRenderedPageBreak/>
        <w:t>Appendix 4: Vectorisation Techniques</w:t>
      </w:r>
      <w:bookmarkEnd w:id="249"/>
    </w:p>
    <w:p w14:paraId="10CF4620" w14:textId="13F72C24" w:rsidR="57F639DB" w:rsidRDefault="57F639DB" w:rsidP="207A94BE">
      <w:r>
        <w:t>Detailed below are the methodologies for each of the pre-linguistic changes, token level techniques, text level techniques</w:t>
      </w:r>
      <w:r w:rsidR="00A65DB4">
        <w:t>,</w:t>
      </w:r>
      <w:r>
        <w:t xml:space="preserve"> and corpus level techniques.</w:t>
      </w:r>
    </w:p>
    <w:p w14:paraId="2D33AFE1" w14:textId="1C83235F" w:rsidR="57F639DB" w:rsidRDefault="57F639DB" w:rsidP="207A94BE">
      <w:r>
        <w:t>Pre-Linguistic Changes:</w:t>
      </w:r>
    </w:p>
    <w:p w14:paraId="79CE75F2" w14:textId="0EEC4083" w:rsidR="57F639DB" w:rsidRDefault="57F639DB" w:rsidP="643F33C5">
      <w:pPr>
        <w:pStyle w:val="ListParagraph"/>
        <w:numPr>
          <w:ilvl w:val="0"/>
          <w:numId w:val="4"/>
        </w:numPr>
      </w:pPr>
      <w:r>
        <w:t>REMOVE_STOPWORDS:</w:t>
      </w:r>
      <w:r w:rsidR="4E5C7342">
        <w:t xml:space="preserve"> </w:t>
      </w:r>
      <w:r w:rsidR="42D6E4FE">
        <w:t xml:space="preserve">This change is implemented by the method </w:t>
      </w:r>
      <w:proofErr w:type="gramStart"/>
      <w:r w:rsidR="42D6E4FE" w:rsidRPr="643F33C5">
        <w:rPr>
          <w:b/>
          <w:bCs/>
        </w:rPr>
        <w:t>stopwordRemoval(</w:t>
      </w:r>
      <w:proofErr w:type="gramEnd"/>
      <w:r w:rsidR="42D6E4FE" w:rsidRPr="643F33C5">
        <w:rPr>
          <w:b/>
          <w:bCs/>
        </w:rPr>
        <w:t xml:space="preserve">) </w:t>
      </w:r>
      <w:r w:rsidR="53BD0211">
        <w:t xml:space="preserve">defined in </w:t>
      </w:r>
      <w:r w:rsidR="53BD0211" w:rsidRPr="643F33C5">
        <w:rPr>
          <w:i/>
          <w:iCs/>
        </w:rPr>
        <w:t xml:space="preserve">package/vectorise/nltkvectorise.py. </w:t>
      </w:r>
      <w:r w:rsidR="029823AF" w:rsidRPr="643F33C5">
        <w:t>This method converts a piece of text into a list of tokens using NLTK’s word tokeniser. It then removes any tokens form the list which are elements of NLTK’s stopwords list. Finally, it combines the remaining tokens back into a si</w:t>
      </w:r>
      <w:r w:rsidR="745DC86A" w:rsidRPr="643F33C5">
        <w:t xml:space="preserve">ngle </w:t>
      </w:r>
      <w:r w:rsidR="00A65DB4">
        <w:t>string</w:t>
      </w:r>
      <w:r w:rsidR="745DC86A" w:rsidRPr="643F33C5">
        <w:t>.</w:t>
      </w:r>
    </w:p>
    <w:p w14:paraId="5EEE816F" w14:textId="47697623" w:rsidR="57F639DB" w:rsidRDefault="57F639DB" w:rsidP="643F33C5">
      <w:pPr>
        <w:pStyle w:val="ListParagraph"/>
        <w:numPr>
          <w:ilvl w:val="0"/>
          <w:numId w:val="4"/>
        </w:numPr>
      </w:pPr>
      <w:r>
        <w:t xml:space="preserve">STEMMING: </w:t>
      </w:r>
      <w:r w:rsidR="70AA1A85">
        <w:t xml:space="preserve">This change is implemented by the method </w:t>
      </w:r>
      <w:proofErr w:type="gramStart"/>
      <w:r w:rsidR="70AA1A85" w:rsidRPr="643F33C5">
        <w:rPr>
          <w:b/>
          <w:bCs/>
        </w:rPr>
        <w:t>stemming(</w:t>
      </w:r>
      <w:proofErr w:type="gramEnd"/>
      <w:r w:rsidR="70AA1A85" w:rsidRPr="643F33C5">
        <w:rPr>
          <w:b/>
          <w:bCs/>
        </w:rPr>
        <w:t>)</w:t>
      </w:r>
      <w:r w:rsidR="70AA1A85">
        <w:t xml:space="preserve"> defined in </w:t>
      </w:r>
      <w:r w:rsidR="70AA1A85" w:rsidRPr="643F33C5">
        <w:rPr>
          <w:i/>
          <w:iCs/>
        </w:rPr>
        <w:t>package/vectorise/nltkvectorise.py.</w:t>
      </w:r>
      <w:r w:rsidR="4F3A7284" w:rsidRPr="643F33C5">
        <w:rPr>
          <w:i/>
          <w:iCs/>
        </w:rPr>
        <w:t xml:space="preserve"> </w:t>
      </w:r>
      <w:r w:rsidR="4F3A7284" w:rsidRPr="643F33C5">
        <w:t>This method converts a piece of text into a list of tokens using NLTK’s word tokeniser. It then uses NLTK’s Sno</w:t>
      </w:r>
      <w:r w:rsidR="5F6DD86A" w:rsidRPr="643F33C5">
        <w:t xml:space="preserve">wballStemmer to convert each token into its root form. Finally, it combines the remaining tokens back into a single </w:t>
      </w:r>
      <w:r w:rsidR="00077B53">
        <w:t>string</w:t>
      </w:r>
      <w:r w:rsidR="5F6DD86A" w:rsidRPr="643F33C5">
        <w:t>.</w:t>
      </w:r>
    </w:p>
    <w:p w14:paraId="0F927F4E" w14:textId="3F785C7E" w:rsidR="57F639DB" w:rsidRDefault="57F639DB" w:rsidP="207A94BE">
      <w:r>
        <w:t>Token Level Techniques:</w:t>
      </w:r>
    </w:p>
    <w:p w14:paraId="528E641C" w14:textId="33E5EFE3" w:rsidR="57F639DB" w:rsidRDefault="57F639DB" w:rsidP="643F33C5">
      <w:pPr>
        <w:pStyle w:val="ListParagraph"/>
        <w:numPr>
          <w:ilvl w:val="0"/>
          <w:numId w:val="3"/>
        </w:numPr>
      </w:pPr>
      <w:r>
        <w:t xml:space="preserve">POS_TAG: </w:t>
      </w:r>
      <w:r w:rsidR="14BC570A">
        <w:t xml:space="preserve">This technique is implemented by the method </w:t>
      </w:r>
      <w:proofErr w:type="gramStart"/>
      <w:r w:rsidR="14BC570A" w:rsidRPr="643F33C5">
        <w:rPr>
          <w:b/>
          <w:bCs/>
        </w:rPr>
        <w:t>posTag(</w:t>
      </w:r>
      <w:proofErr w:type="gramEnd"/>
      <w:r w:rsidR="14BC570A" w:rsidRPr="643F33C5">
        <w:rPr>
          <w:b/>
          <w:bCs/>
        </w:rPr>
        <w:t>)</w:t>
      </w:r>
      <w:r w:rsidR="14BC570A">
        <w:t xml:space="preserve"> defined in </w:t>
      </w:r>
      <w:r w:rsidR="14BC570A" w:rsidRPr="643F33C5">
        <w:rPr>
          <w:i/>
          <w:iCs/>
        </w:rPr>
        <w:t xml:space="preserve">package/vectorise/nltkvectorise.py. </w:t>
      </w:r>
      <w:r w:rsidR="2AE5BAFA" w:rsidRPr="643F33C5">
        <w:t xml:space="preserve">This method uses NLTK’s part of speech tagger to convert a list of tokens into a list of parts of speech. These parts of speech are then replaced by their index in the </w:t>
      </w:r>
      <w:r w:rsidR="2AE5BAFA" w:rsidRPr="00077B53">
        <w:rPr>
          <w:i/>
          <w:iCs/>
        </w:rPr>
        <w:t>UNIVERSAL_TAGS</w:t>
      </w:r>
      <w:r w:rsidR="2AE5BAFA" w:rsidRPr="643F33C5">
        <w:t xml:space="preserve"> dic</w:t>
      </w:r>
      <w:r w:rsidR="132B5730" w:rsidRPr="643F33C5">
        <w:t xml:space="preserve">tionary defined in </w:t>
      </w:r>
      <w:r w:rsidR="132B5730" w:rsidRPr="643F33C5">
        <w:rPr>
          <w:i/>
          <w:iCs/>
        </w:rPr>
        <w:t xml:space="preserve">package/vectorise/constants.py. </w:t>
      </w:r>
      <w:r w:rsidR="132B5730" w:rsidRPr="643F33C5">
        <w:t>This creates a numerical vector. The value –2 is then appended to this</w:t>
      </w:r>
      <w:r w:rsidR="5BEC1937" w:rsidRPr="643F33C5">
        <w:t xml:space="preserve"> vector repeatedly until it is of length </w:t>
      </w:r>
      <w:r w:rsidR="5BEC1937" w:rsidRPr="00077B53">
        <w:rPr>
          <w:i/>
          <w:iCs/>
        </w:rPr>
        <w:t>MAX_TOKENS</w:t>
      </w:r>
      <w:r w:rsidR="00077B53">
        <w:t>,</w:t>
      </w:r>
      <w:r w:rsidR="5BEC1937" w:rsidRPr="643F33C5">
        <w:t xml:space="preserve"> defined in </w:t>
      </w:r>
      <w:r w:rsidR="5BEC1937" w:rsidRPr="643F33C5">
        <w:rPr>
          <w:i/>
          <w:iCs/>
        </w:rPr>
        <w:t>package/vectorise/constants.py.</w:t>
      </w:r>
    </w:p>
    <w:p w14:paraId="11DF4786" w14:textId="50C27232" w:rsidR="57F639DB" w:rsidRDefault="57F639DB" w:rsidP="207A94BE">
      <w:r>
        <w:t>Text Level Techniques:</w:t>
      </w:r>
    </w:p>
    <w:p w14:paraId="40BFE50B" w14:textId="1EAB7B74" w:rsidR="57F639DB" w:rsidRDefault="57F639DB" w:rsidP="643F33C5">
      <w:pPr>
        <w:pStyle w:val="ListParagraph"/>
        <w:numPr>
          <w:ilvl w:val="0"/>
          <w:numId w:val="2"/>
        </w:numPr>
      </w:pPr>
      <w:r>
        <w:t xml:space="preserve">KEYWORDS: </w:t>
      </w:r>
      <w:r w:rsidR="20A8EFC0">
        <w:t xml:space="preserve">This technique is implemented by the method </w:t>
      </w:r>
      <w:proofErr w:type="gramStart"/>
      <w:r w:rsidR="20A8EFC0" w:rsidRPr="643F33C5">
        <w:rPr>
          <w:b/>
          <w:bCs/>
        </w:rPr>
        <w:t>keywordCheck(</w:t>
      </w:r>
      <w:proofErr w:type="gramEnd"/>
      <w:r w:rsidR="20A8EFC0" w:rsidRPr="643F33C5">
        <w:rPr>
          <w:b/>
          <w:bCs/>
        </w:rPr>
        <w:t>)</w:t>
      </w:r>
      <w:r w:rsidR="20A8EFC0">
        <w:t xml:space="preserve"> defined in</w:t>
      </w:r>
      <w:r w:rsidR="20A8EFC0" w:rsidRPr="643F33C5">
        <w:rPr>
          <w:i/>
          <w:iCs/>
        </w:rPr>
        <w:t xml:space="preserve"> package/vectorise/base.py. </w:t>
      </w:r>
      <w:r w:rsidR="4E5975C3" w:rsidRPr="643F33C5">
        <w:t xml:space="preserve">This method determines if each word or word pair contained in </w:t>
      </w:r>
      <w:r w:rsidR="4E5975C3" w:rsidRPr="00CB4B96">
        <w:rPr>
          <w:i/>
          <w:iCs/>
        </w:rPr>
        <w:t>KEYWORDS</w:t>
      </w:r>
      <w:r w:rsidR="4E5975C3" w:rsidRPr="643F33C5">
        <w:t xml:space="preserve">, defined in </w:t>
      </w:r>
      <w:r w:rsidR="4E5975C3" w:rsidRPr="643F33C5">
        <w:rPr>
          <w:i/>
          <w:iCs/>
        </w:rPr>
        <w:t xml:space="preserve">package/vectorise/constants.py, </w:t>
      </w:r>
      <w:r w:rsidR="4E5975C3" w:rsidRPr="643F33C5">
        <w:t>is cont</w:t>
      </w:r>
      <w:r w:rsidR="3C2DEE7D" w:rsidRPr="643F33C5">
        <w:t xml:space="preserve">ained in a piece of text. It then produces a list of </w:t>
      </w:r>
      <w:r w:rsidR="00152DB8">
        <w:t>0</w:t>
      </w:r>
      <w:r w:rsidR="3C2DEE7D" w:rsidRPr="643F33C5">
        <w:t xml:space="preserve">s and </w:t>
      </w:r>
      <w:r w:rsidR="00152DB8">
        <w:t>1</w:t>
      </w:r>
      <w:r w:rsidR="3C2DEE7D" w:rsidRPr="643F33C5">
        <w:t xml:space="preserve">s corresponding to the presence of each element in </w:t>
      </w:r>
      <w:r w:rsidR="3C2DEE7D" w:rsidRPr="00CB4B96">
        <w:rPr>
          <w:i/>
          <w:iCs/>
        </w:rPr>
        <w:t>KEYWORDS</w:t>
      </w:r>
      <w:r w:rsidR="3C2DEE7D" w:rsidRPr="643F33C5">
        <w:t>.</w:t>
      </w:r>
    </w:p>
    <w:p w14:paraId="37176FEE" w14:textId="3DD967A0" w:rsidR="57F639DB" w:rsidRDefault="57F639DB" w:rsidP="643F33C5">
      <w:pPr>
        <w:pStyle w:val="ListParagraph"/>
        <w:numPr>
          <w:ilvl w:val="0"/>
          <w:numId w:val="2"/>
        </w:numPr>
      </w:pPr>
      <w:r>
        <w:t>ASCII_CONVERSION:</w:t>
      </w:r>
      <w:r w:rsidR="79B22BA0">
        <w:t xml:space="preserve"> </w:t>
      </w:r>
      <w:r w:rsidR="7B5844E8">
        <w:t xml:space="preserve">This technique is implemented by the method </w:t>
      </w:r>
      <w:proofErr w:type="gramStart"/>
      <w:r w:rsidR="7B5844E8" w:rsidRPr="643F33C5">
        <w:rPr>
          <w:b/>
          <w:bCs/>
        </w:rPr>
        <w:t>asciiConversion(</w:t>
      </w:r>
      <w:proofErr w:type="gramEnd"/>
      <w:r w:rsidR="7B5844E8" w:rsidRPr="643F33C5">
        <w:rPr>
          <w:b/>
          <w:bCs/>
        </w:rPr>
        <w:t>)</w:t>
      </w:r>
      <w:r w:rsidR="7B5844E8">
        <w:t xml:space="preserve"> defined in </w:t>
      </w:r>
      <w:r w:rsidR="7B5844E8" w:rsidRPr="643F33C5">
        <w:rPr>
          <w:i/>
          <w:iCs/>
        </w:rPr>
        <w:t xml:space="preserve">package/vectorise/base.py. </w:t>
      </w:r>
      <w:r w:rsidR="3E8D7950" w:rsidRPr="643F33C5">
        <w:t xml:space="preserve">This method converts an input piece of text into a list of characters. It then uses the Python function </w:t>
      </w:r>
      <w:proofErr w:type="gramStart"/>
      <w:r w:rsidR="3E8D7950" w:rsidRPr="643F33C5">
        <w:rPr>
          <w:b/>
          <w:bCs/>
        </w:rPr>
        <w:t>ord(</w:t>
      </w:r>
      <w:proofErr w:type="gramEnd"/>
      <w:r w:rsidR="3E8D7950" w:rsidRPr="643F33C5">
        <w:rPr>
          <w:b/>
          <w:bCs/>
        </w:rPr>
        <w:t xml:space="preserve">) </w:t>
      </w:r>
      <w:r w:rsidR="3E8D7950" w:rsidRPr="643F33C5">
        <w:t>to convert each character into its Unicode code point. T</w:t>
      </w:r>
      <w:r w:rsidR="3B5CA993" w:rsidRPr="643F33C5">
        <w:t xml:space="preserve">his produces a list of integers. The value –1 is then appended to this list repeatedly until it is of length </w:t>
      </w:r>
      <w:r w:rsidR="3B5CA993" w:rsidRPr="00CB4B96">
        <w:rPr>
          <w:i/>
          <w:iCs/>
        </w:rPr>
        <w:t>MAX_CHARS</w:t>
      </w:r>
      <w:r w:rsidR="3B5CA993" w:rsidRPr="643F33C5">
        <w:t xml:space="preserve"> defined in </w:t>
      </w:r>
      <w:r w:rsidR="3B5CA993" w:rsidRPr="643F33C5">
        <w:rPr>
          <w:i/>
          <w:iCs/>
        </w:rPr>
        <w:t>package/vectorise/constants.py.</w:t>
      </w:r>
    </w:p>
    <w:p w14:paraId="1FA1788A" w14:textId="6FC7B9A1" w:rsidR="57F639DB" w:rsidRDefault="57F639DB" w:rsidP="207A94BE">
      <w:r>
        <w:t>Corpus Level Techniques:</w:t>
      </w:r>
    </w:p>
    <w:p w14:paraId="68601883" w14:textId="128E2F04" w:rsidR="00545ACF" w:rsidRDefault="1CC99ADE" w:rsidP="00545ACF">
      <w:r>
        <w:t>All</w:t>
      </w:r>
      <w:r w:rsidR="21105D50">
        <w:t xml:space="preserve"> the corpus level techniques leverage the function </w:t>
      </w:r>
      <w:proofErr w:type="gramStart"/>
      <w:r w:rsidR="21105D50" w:rsidRPr="643F33C5">
        <w:rPr>
          <w:b/>
          <w:bCs/>
        </w:rPr>
        <w:t>bagOfWords(</w:t>
      </w:r>
      <w:proofErr w:type="gramEnd"/>
      <w:r w:rsidR="21105D50" w:rsidRPr="643F33C5">
        <w:rPr>
          <w:b/>
          <w:bCs/>
        </w:rPr>
        <w:t xml:space="preserve">) </w:t>
      </w:r>
      <w:r w:rsidR="21105D50">
        <w:t xml:space="preserve">defined in </w:t>
      </w:r>
      <w:r w:rsidR="21105D50" w:rsidRPr="643F33C5">
        <w:rPr>
          <w:i/>
          <w:iCs/>
        </w:rPr>
        <w:t>package/vectorise/nltkvectorise.py.</w:t>
      </w:r>
      <w:r w:rsidR="0B9DFDD0" w:rsidRPr="643F33C5">
        <w:rPr>
          <w:i/>
          <w:iCs/>
        </w:rPr>
        <w:t xml:space="preserve"> </w:t>
      </w:r>
      <w:r w:rsidR="0B9DFDD0" w:rsidRPr="643F33C5">
        <w:t xml:space="preserve">The key parameters of this function are </w:t>
      </w:r>
      <w:r w:rsidR="0B9DFDD0" w:rsidRPr="643F33C5">
        <w:rPr>
          <w:i/>
          <w:iCs/>
        </w:rPr>
        <w:t xml:space="preserve">trainRecords, testRecords, </w:t>
      </w:r>
      <w:r w:rsidR="4191C0C4" w:rsidRPr="643F33C5">
        <w:rPr>
          <w:i/>
          <w:iCs/>
        </w:rPr>
        <w:t>vect,</w:t>
      </w:r>
      <w:r w:rsidR="4191C0C4" w:rsidRPr="643F33C5">
        <w:t xml:space="preserve"> and </w:t>
      </w:r>
      <w:r w:rsidR="4191C0C4" w:rsidRPr="643F33C5">
        <w:rPr>
          <w:i/>
          <w:iCs/>
        </w:rPr>
        <w:t xml:space="preserve">mod. </w:t>
      </w:r>
      <w:r w:rsidR="4F9A8DA1" w:rsidRPr="643F33C5">
        <w:rPr>
          <w:i/>
          <w:iCs/>
        </w:rPr>
        <w:t>t</w:t>
      </w:r>
      <w:r w:rsidR="4191C0C4" w:rsidRPr="643F33C5">
        <w:rPr>
          <w:i/>
          <w:iCs/>
        </w:rPr>
        <w:t xml:space="preserve">rainRecords </w:t>
      </w:r>
      <w:r w:rsidR="4191C0C4" w:rsidRPr="643F33C5">
        <w:t xml:space="preserve">and </w:t>
      </w:r>
      <w:r w:rsidR="4191C0C4" w:rsidRPr="643F33C5">
        <w:rPr>
          <w:i/>
          <w:iCs/>
        </w:rPr>
        <w:t>testRecords</w:t>
      </w:r>
      <w:r w:rsidR="23F57E6A" w:rsidRPr="643F33C5">
        <w:rPr>
          <w:i/>
          <w:iCs/>
        </w:rPr>
        <w:t xml:space="preserve"> </w:t>
      </w:r>
      <w:r w:rsidR="002766A4" w:rsidRPr="002766A4">
        <w:t xml:space="preserve">are </w:t>
      </w:r>
      <w:r w:rsidR="23F57E6A" w:rsidRPr="002766A4">
        <w:t>l</w:t>
      </w:r>
      <w:r w:rsidR="23F57E6A" w:rsidRPr="643F33C5">
        <w:t xml:space="preserve">ists of </w:t>
      </w:r>
      <w:r w:rsidR="00C15CCF">
        <w:t>s</w:t>
      </w:r>
      <w:r w:rsidR="23F57E6A" w:rsidRPr="643F33C5">
        <w:t>t</w:t>
      </w:r>
      <w:r w:rsidR="00C15CCF">
        <w:t>rings</w:t>
      </w:r>
      <w:r w:rsidR="23F57E6A" w:rsidRPr="643F33C5">
        <w:t xml:space="preserve"> taken from the annotated data. These are combined to form a list of strings called </w:t>
      </w:r>
      <w:r w:rsidR="23F57E6A" w:rsidRPr="643F33C5">
        <w:rPr>
          <w:i/>
          <w:iCs/>
        </w:rPr>
        <w:t>corpus</w:t>
      </w:r>
      <w:r w:rsidR="23F57E6A" w:rsidRPr="643F33C5">
        <w:t xml:space="preserve">. The parameter </w:t>
      </w:r>
      <w:r w:rsidR="23F57E6A" w:rsidRPr="643F33C5">
        <w:rPr>
          <w:i/>
          <w:iCs/>
        </w:rPr>
        <w:t xml:space="preserve">mod </w:t>
      </w:r>
      <w:r w:rsidR="23F57E6A" w:rsidRPr="643F33C5">
        <w:t xml:space="preserve">is a </w:t>
      </w:r>
      <w:r w:rsidR="1251AAF9" w:rsidRPr="643F33C5">
        <w:t>Boolean</w:t>
      </w:r>
      <w:r w:rsidR="325D1BCF" w:rsidRPr="643F33C5">
        <w:t xml:space="preserve">. If it is TRUE, then the method </w:t>
      </w:r>
      <w:proofErr w:type="gramStart"/>
      <w:r w:rsidR="325D1BCF" w:rsidRPr="643F33C5">
        <w:rPr>
          <w:b/>
          <w:bCs/>
        </w:rPr>
        <w:t>prepareTexts(</w:t>
      </w:r>
      <w:proofErr w:type="gramEnd"/>
      <w:r w:rsidR="325D1BCF" w:rsidRPr="643F33C5">
        <w:rPr>
          <w:b/>
          <w:bCs/>
        </w:rPr>
        <w:t xml:space="preserve">) </w:t>
      </w:r>
      <w:r w:rsidR="325D1BCF" w:rsidRPr="643F33C5">
        <w:t xml:space="preserve">is applied to </w:t>
      </w:r>
      <w:r w:rsidR="325D1BCF" w:rsidRPr="643F33C5">
        <w:rPr>
          <w:i/>
          <w:iCs/>
        </w:rPr>
        <w:t>corpus</w:t>
      </w:r>
      <w:r w:rsidR="325D1BCF" w:rsidRPr="643F33C5">
        <w:t xml:space="preserve"> which removes the stopwords from and stems each string in </w:t>
      </w:r>
      <w:r w:rsidR="325D1BCF" w:rsidRPr="643F33C5">
        <w:rPr>
          <w:i/>
          <w:iCs/>
        </w:rPr>
        <w:t>corpus</w:t>
      </w:r>
      <w:r w:rsidR="325D1BCF" w:rsidRPr="643F33C5">
        <w:t>.</w:t>
      </w:r>
      <w:r w:rsidR="4191C0C4" w:rsidRPr="643F33C5">
        <w:t xml:space="preserve"> </w:t>
      </w:r>
    </w:p>
    <w:p w14:paraId="66561A96" w14:textId="14ADBE09" w:rsidR="1CC99ADE" w:rsidRDefault="4DA77CA2" w:rsidP="00545ACF">
      <w:proofErr w:type="gramStart"/>
      <w:r w:rsidRPr="643F33C5">
        <w:rPr>
          <w:b/>
          <w:bCs/>
        </w:rPr>
        <w:lastRenderedPageBreak/>
        <w:t>bagOfWords(</w:t>
      </w:r>
      <w:proofErr w:type="gramEnd"/>
      <w:r w:rsidRPr="643F33C5">
        <w:rPr>
          <w:b/>
          <w:bCs/>
        </w:rPr>
        <w:t xml:space="preserve">) </w:t>
      </w:r>
      <w:r w:rsidRPr="643F33C5">
        <w:t xml:space="preserve">then creates the local variable </w:t>
      </w:r>
      <w:r w:rsidRPr="643F33C5">
        <w:rPr>
          <w:i/>
          <w:iCs/>
        </w:rPr>
        <w:t>vectoriser</w:t>
      </w:r>
      <w:r w:rsidRPr="643F33C5">
        <w:t xml:space="preserve"> which is </w:t>
      </w:r>
      <w:r w:rsidR="6EBB1B70" w:rsidRPr="643F33C5">
        <w:t xml:space="preserve">an NLTK </w:t>
      </w:r>
      <w:bookmarkStart w:id="250" w:name="_Int_BBwdPmxv"/>
      <w:proofErr w:type="spellStart"/>
      <w:r w:rsidR="6EBB1B70" w:rsidRPr="643F33C5">
        <w:t>CountVectorizer</w:t>
      </w:r>
      <w:bookmarkEnd w:id="250"/>
      <w:proofErr w:type="spellEnd"/>
      <w:r w:rsidR="6EBB1B70" w:rsidRPr="643F33C5">
        <w:t xml:space="preserve">, </w:t>
      </w:r>
      <w:bookmarkStart w:id="251" w:name="_Int_TQk8DYD4"/>
      <w:proofErr w:type="spellStart"/>
      <w:r w:rsidR="6EBB1B70" w:rsidRPr="643F33C5">
        <w:t>TfidfVectorizer</w:t>
      </w:r>
      <w:bookmarkEnd w:id="251"/>
      <w:proofErr w:type="spellEnd"/>
      <w:r w:rsidR="6EBB1B70" w:rsidRPr="643F33C5">
        <w:t xml:space="preserve">, or </w:t>
      </w:r>
      <w:bookmarkStart w:id="252" w:name="_Int_0fHGJBY4"/>
      <w:proofErr w:type="spellStart"/>
      <w:r w:rsidR="6EBB1B70" w:rsidRPr="643F33C5">
        <w:t>HashingVectorizer</w:t>
      </w:r>
      <w:bookmarkEnd w:id="252"/>
      <w:proofErr w:type="spellEnd"/>
      <w:r w:rsidR="6EBB1B70" w:rsidRPr="643F33C5">
        <w:t xml:space="preserve"> if vect is ‘CO</w:t>
      </w:r>
      <w:r w:rsidR="4440E9EB" w:rsidRPr="643F33C5">
        <w:t>UNT’, ‘FREQ’, or ‘HASH’ respectively.</w:t>
      </w:r>
      <w:r w:rsidR="29856B35" w:rsidRPr="643F33C5">
        <w:t xml:space="preserve"> The </w:t>
      </w:r>
      <w:r w:rsidR="29856B35" w:rsidRPr="643F33C5">
        <w:rPr>
          <w:i/>
          <w:iCs/>
        </w:rPr>
        <w:t xml:space="preserve">vectoriser </w:t>
      </w:r>
      <w:r w:rsidR="29856B35" w:rsidRPr="643F33C5">
        <w:t xml:space="preserve">method </w:t>
      </w:r>
      <w:bookmarkStart w:id="253" w:name="_Int_yBcQh7Xy"/>
      <w:proofErr w:type="spellStart"/>
      <w:r w:rsidR="29856B35" w:rsidRPr="643F33C5">
        <w:rPr>
          <w:b/>
          <w:bCs/>
        </w:rPr>
        <w:t>fit_</w:t>
      </w:r>
      <w:proofErr w:type="gramStart"/>
      <w:r w:rsidR="29856B35" w:rsidRPr="643F33C5">
        <w:rPr>
          <w:b/>
          <w:bCs/>
        </w:rPr>
        <w:t>transform</w:t>
      </w:r>
      <w:bookmarkEnd w:id="253"/>
      <w:proofErr w:type="spellEnd"/>
      <w:r w:rsidR="29856B35" w:rsidRPr="643F33C5">
        <w:rPr>
          <w:b/>
          <w:bCs/>
        </w:rPr>
        <w:t>(</w:t>
      </w:r>
      <w:proofErr w:type="gramEnd"/>
      <w:r w:rsidR="29856B35" w:rsidRPr="643F33C5">
        <w:rPr>
          <w:b/>
          <w:bCs/>
        </w:rPr>
        <w:t xml:space="preserve">) </w:t>
      </w:r>
      <w:r w:rsidR="29856B35" w:rsidRPr="643F33C5">
        <w:t xml:space="preserve">is then called with </w:t>
      </w:r>
      <w:r w:rsidR="29856B35" w:rsidRPr="643F33C5">
        <w:rPr>
          <w:i/>
          <w:iCs/>
        </w:rPr>
        <w:t>corpus</w:t>
      </w:r>
      <w:r w:rsidR="29856B35" w:rsidRPr="643F33C5">
        <w:t xml:space="preserve"> as its input parameter. </w:t>
      </w:r>
      <w:r w:rsidR="559C8368" w:rsidRPr="643F33C5">
        <w:t xml:space="preserve">This method stores the vocabulary generated by </w:t>
      </w:r>
      <w:r w:rsidR="559C8368" w:rsidRPr="643F33C5">
        <w:rPr>
          <w:i/>
          <w:iCs/>
        </w:rPr>
        <w:t>corpus</w:t>
      </w:r>
      <w:r w:rsidR="559C8368" w:rsidRPr="643F33C5">
        <w:t xml:space="preserve"> in the vectoriser and outputs the vectorised pieces of text. These vectors are separated into training and testing data and return</w:t>
      </w:r>
      <w:r w:rsidR="42ADB899" w:rsidRPr="643F33C5">
        <w:t xml:space="preserve">ed by </w:t>
      </w:r>
      <w:proofErr w:type="gramStart"/>
      <w:r w:rsidR="42ADB899" w:rsidRPr="643F33C5">
        <w:rPr>
          <w:b/>
          <w:bCs/>
        </w:rPr>
        <w:t>bagOfWords(</w:t>
      </w:r>
      <w:proofErr w:type="gramEnd"/>
      <w:r w:rsidR="42ADB899" w:rsidRPr="643F33C5">
        <w:rPr>
          <w:b/>
          <w:bCs/>
        </w:rPr>
        <w:t>)</w:t>
      </w:r>
      <w:r w:rsidR="42ADB899">
        <w:t>.</w:t>
      </w:r>
    </w:p>
    <w:p w14:paraId="0E423393" w14:textId="3C85A98C" w:rsidR="3FB9F04C" w:rsidRDefault="6EE66C19" w:rsidP="643F33C5">
      <w:pPr>
        <w:pStyle w:val="ListParagraph"/>
        <w:numPr>
          <w:ilvl w:val="0"/>
          <w:numId w:val="1"/>
        </w:numPr>
      </w:pPr>
      <w:r>
        <w:t>BAG_OF_WORDS_C:</w:t>
      </w:r>
      <w:r w:rsidR="36445F8F">
        <w:t xml:space="preserve"> This technique is implemented by the method </w:t>
      </w:r>
      <w:proofErr w:type="gramStart"/>
      <w:r w:rsidR="36445F8F" w:rsidRPr="643F33C5">
        <w:rPr>
          <w:b/>
          <w:bCs/>
        </w:rPr>
        <w:t>bagOfWordsC(</w:t>
      </w:r>
      <w:proofErr w:type="gramEnd"/>
      <w:r w:rsidR="36445F8F" w:rsidRPr="643F33C5">
        <w:rPr>
          <w:b/>
          <w:bCs/>
        </w:rPr>
        <w:t>)</w:t>
      </w:r>
      <w:r w:rsidR="36445F8F">
        <w:t xml:space="preserve"> defined in </w:t>
      </w:r>
      <w:r w:rsidR="36445F8F" w:rsidRPr="643F33C5">
        <w:rPr>
          <w:i/>
          <w:iCs/>
        </w:rPr>
        <w:t>package/vectorise/nltkvectorise.py.</w:t>
      </w:r>
      <w:r w:rsidR="154DDE2E" w:rsidRPr="643F33C5">
        <w:rPr>
          <w:i/>
          <w:iCs/>
        </w:rPr>
        <w:t xml:space="preserve"> </w:t>
      </w:r>
      <w:proofErr w:type="gramStart"/>
      <w:r w:rsidR="4A198A6C" w:rsidRPr="643F33C5">
        <w:rPr>
          <w:b/>
          <w:bCs/>
        </w:rPr>
        <w:t>b</w:t>
      </w:r>
      <w:r w:rsidR="633F863B" w:rsidRPr="643F33C5">
        <w:rPr>
          <w:b/>
          <w:bCs/>
        </w:rPr>
        <w:t>agOfWordsC(</w:t>
      </w:r>
      <w:proofErr w:type="gramEnd"/>
      <w:r w:rsidR="633F863B" w:rsidRPr="643F33C5">
        <w:rPr>
          <w:b/>
          <w:bCs/>
        </w:rPr>
        <w:t xml:space="preserve">) </w:t>
      </w:r>
      <w:r w:rsidR="633F863B" w:rsidRPr="643F33C5">
        <w:t xml:space="preserve">calls the </w:t>
      </w:r>
      <w:r w:rsidR="633F863B" w:rsidRPr="643F33C5">
        <w:rPr>
          <w:b/>
          <w:bCs/>
        </w:rPr>
        <w:t xml:space="preserve">bagOfWords() </w:t>
      </w:r>
      <w:r w:rsidR="633F863B" w:rsidRPr="643F33C5">
        <w:t xml:space="preserve">function with </w:t>
      </w:r>
      <w:r w:rsidR="633F863B" w:rsidRPr="643F33C5">
        <w:rPr>
          <w:i/>
          <w:iCs/>
        </w:rPr>
        <w:t>vect</w:t>
      </w:r>
      <w:r w:rsidR="633F863B" w:rsidRPr="643F33C5">
        <w:t xml:space="preserve">=’COUNT’ and </w:t>
      </w:r>
      <w:r w:rsidR="633F863B" w:rsidRPr="643F33C5">
        <w:rPr>
          <w:i/>
          <w:iCs/>
        </w:rPr>
        <w:t>mod</w:t>
      </w:r>
      <w:r w:rsidR="716E6FAD" w:rsidRPr="643F33C5">
        <w:t>=FALSE.</w:t>
      </w:r>
    </w:p>
    <w:p w14:paraId="5DB79B88" w14:textId="09095B9F" w:rsidR="3FB9F04C" w:rsidRDefault="6EE66C19" w:rsidP="643F33C5">
      <w:pPr>
        <w:pStyle w:val="ListParagraph"/>
        <w:numPr>
          <w:ilvl w:val="0"/>
          <w:numId w:val="1"/>
        </w:numPr>
      </w:pPr>
      <w:r>
        <w:t xml:space="preserve">MOD_BAG_OF_WORDS_C: </w:t>
      </w:r>
      <w:r w:rsidR="62C75106">
        <w:t xml:space="preserve">This technique is implemented by the method </w:t>
      </w:r>
      <w:proofErr w:type="gramStart"/>
      <w:r w:rsidR="09236266" w:rsidRPr="643F33C5">
        <w:rPr>
          <w:b/>
          <w:bCs/>
        </w:rPr>
        <w:t>modB</w:t>
      </w:r>
      <w:r w:rsidR="62C75106" w:rsidRPr="643F33C5">
        <w:rPr>
          <w:b/>
          <w:bCs/>
        </w:rPr>
        <w:t>agOfWordsC(</w:t>
      </w:r>
      <w:proofErr w:type="gramEnd"/>
      <w:r w:rsidR="62C75106" w:rsidRPr="643F33C5">
        <w:rPr>
          <w:b/>
          <w:bCs/>
        </w:rPr>
        <w:t>)</w:t>
      </w:r>
      <w:r w:rsidR="62C75106">
        <w:t xml:space="preserve"> defined in </w:t>
      </w:r>
      <w:r w:rsidR="62C75106" w:rsidRPr="643F33C5">
        <w:rPr>
          <w:i/>
          <w:iCs/>
        </w:rPr>
        <w:t>package/vectorise/nltkvectorise.py.</w:t>
      </w:r>
      <w:r w:rsidR="40C24BC1" w:rsidRPr="643F33C5">
        <w:rPr>
          <w:i/>
          <w:iCs/>
        </w:rPr>
        <w:t xml:space="preserve"> </w:t>
      </w:r>
      <w:proofErr w:type="gramStart"/>
      <w:r w:rsidR="40C24BC1" w:rsidRPr="643F33C5">
        <w:rPr>
          <w:b/>
          <w:bCs/>
        </w:rPr>
        <w:t>modBagOfWordsC(</w:t>
      </w:r>
      <w:proofErr w:type="gramEnd"/>
      <w:r w:rsidR="40C24BC1" w:rsidRPr="643F33C5">
        <w:rPr>
          <w:b/>
          <w:bCs/>
        </w:rPr>
        <w:t xml:space="preserve">) </w:t>
      </w:r>
      <w:r w:rsidR="40C24BC1" w:rsidRPr="643F33C5">
        <w:t xml:space="preserve">calls the </w:t>
      </w:r>
      <w:r w:rsidR="40C24BC1" w:rsidRPr="643F33C5">
        <w:rPr>
          <w:b/>
          <w:bCs/>
        </w:rPr>
        <w:t xml:space="preserve">bagOfWords() </w:t>
      </w:r>
      <w:r w:rsidR="40C24BC1" w:rsidRPr="643F33C5">
        <w:t xml:space="preserve">function with </w:t>
      </w:r>
      <w:r w:rsidR="40C24BC1" w:rsidRPr="643F33C5">
        <w:rPr>
          <w:i/>
          <w:iCs/>
        </w:rPr>
        <w:t>vect</w:t>
      </w:r>
      <w:r w:rsidR="40C24BC1" w:rsidRPr="643F33C5">
        <w:t xml:space="preserve">=’COUNT’ and </w:t>
      </w:r>
      <w:r w:rsidR="40C24BC1" w:rsidRPr="643F33C5">
        <w:rPr>
          <w:i/>
          <w:iCs/>
        </w:rPr>
        <w:t>mod</w:t>
      </w:r>
      <w:r w:rsidR="40C24BC1" w:rsidRPr="643F33C5">
        <w:t>=TRUE.</w:t>
      </w:r>
    </w:p>
    <w:p w14:paraId="38DD549B" w14:textId="18BD4EA7" w:rsidR="3FB9F04C" w:rsidRDefault="6EE66C19" w:rsidP="643F33C5">
      <w:pPr>
        <w:pStyle w:val="ListParagraph"/>
        <w:numPr>
          <w:ilvl w:val="0"/>
          <w:numId w:val="1"/>
        </w:numPr>
      </w:pPr>
      <w:r>
        <w:t xml:space="preserve">BAG_OF_WORDS_F: </w:t>
      </w:r>
      <w:r w:rsidR="0F7CA54B">
        <w:t xml:space="preserve">This technique is implemented by the method </w:t>
      </w:r>
      <w:proofErr w:type="gramStart"/>
      <w:r w:rsidR="0F7CA54B" w:rsidRPr="643F33C5">
        <w:rPr>
          <w:b/>
          <w:bCs/>
        </w:rPr>
        <w:t>bagOfWords</w:t>
      </w:r>
      <w:r w:rsidR="00E0B686" w:rsidRPr="643F33C5">
        <w:rPr>
          <w:b/>
          <w:bCs/>
        </w:rPr>
        <w:t>F</w:t>
      </w:r>
      <w:r w:rsidR="0F7CA54B" w:rsidRPr="643F33C5">
        <w:rPr>
          <w:b/>
          <w:bCs/>
        </w:rPr>
        <w:t>(</w:t>
      </w:r>
      <w:proofErr w:type="gramEnd"/>
      <w:r w:rsidR="0F7CA54B" w:rsidRPr="643F33C5">
        <w:rPr>
          <w:b/>
          <w:bCs/>
        </w:rPr>
        <w:t>)</w:t>
      </w:r>
      <w:r w:rsidR="0F7CA54B">
        <w:t xml:space="preserve"> defined in </w:t>
      </w:r>
      <w:r w:rsidR="0F7CA54B" w:rsidRPr="643F33C5">
        <w:rPr>
          <w:i/>
          <w:iCs/>
        </w:rPr>
        <w:t>package/vectorise/nltkvectorise.py.</w:t>
      </w:r>
      <w:r w:rsidR="1B48EAA9" w:rsidRPr="643F33C5">
        <w:rPr>
          <w:i/>
          <w:iCs/>
        </w:rPr>
        <w:t xml:space="preserve"> </w:t>
      </w:r>
      <w:proofErr w:type="gramStart"/>
      <w:r w:rsidR="1B48EAA9" w:rsidRPr="643F33C5">
        <w:rPr>
          <w:b/>
          <w:bCs/>
        </w:rPr>
        <w:t>bagOfWordsF(</w:t>
      </w:r>
      <w:proofErr w:type="gramEnd"/>
      <w:r w:rsidR="1B48EAA9" w:rsidRPr="643F33C5">
        <w:rPr>
          <w:b/>
          <w:bCs/>
        </w:rPr>
        <w:t xml:space="preserve">) </w:t>
      </w:r>
      <w:r w:rsidR="1B48EAA9" w:rsidRPr="643F33C5">
        <w:t xml:space="preserve">calls the </w:t>
      </w:r>
      <w:r w:rsidR="1B48EAA9" w:rsidRPr="643F33C5">
        <w:rPr>
          <w:b/>
          <w:bCs/>
        </w:rPr>
        <w:t xml:space="preserve">bagOfWords() </w:t>
      </w:r>
      <w:r w:rsidR="1B48EAA9" w:rsidRPr="643F33C5">
        <w:t xml:space="preserve">function with </w:t>
      </w:r>
      <w:r w:rsidR="1B48EAA9" w:rsidRPr="643F33C5">
        <w:rPr>
          <w:i/>
          <w:iCs/>
        </w:rPr>
        <w:t>vect</w:t>
      </w:r>
      <w:r w:rsidR="1B48EAA9" w:rsidRPr="643F33C5">
        <w:t xml:space="preserve">=’FREQ’ and </w:t>
      </w:r>
      <w:r w:rsidR="1B48EAA9" w:rsidRPr="643F33C5">
        <w:rPr>
          <w:i/>
          <w:iCs/>
        </w:rPr>
        <w:t>mod</w:t>
      </w:r>
      <w:r w:rsidR="1B48EAA9" w:rsidRPr="643F33C5">
        <w:t>=FALSE.</w:t>
      </w:r>
    </w:p>
    <w:p w14:paraId="51DB6F52" w14:textId="3C73F203" w:rsidR="3FB9F04C" w:rsidRDefault="6EE66C19" w:rsidP="643F33C5">
      <w:pPr>
        <w:pStyle w:val="ListParagraph"/>
        <w:numPr>
          <w:ilvl w:val="0"/>
          <w:numId w:val="1"/>
        </w:numPr>
      </w:pPr>
      <w:r>
        <w:t xml:space="preserve">MOD_BAG_OF_WORDS_F: </w:t>
      </w:r>
      <w:r w:rsidR="0E7795CC">
        <w:t xml:space="preserve">This technique is implemented by the method </w:t>
      </w:r>
      <w:proofErr w:type="gramStart"/>
      <w:r w:rsidR="5C800F83" w:rsidRPr="643F33C5">
        <w:rPr>
          <w:b/>
          <w:bCs/>
        </w:rPr>
        <w:t>mod</w:t>
      </w:r>
      <w:r w:rsidR="55B40216" w:rsidRPr="643F33C5">
        <w:rPr>
          <w:b/>
          <w:bCs/>
        </w:rPr>
        <w:t>B</w:t>
      </w:r>
      <w:r w:rsidR="0E7795CC" w:rsidRPr="643F33C5">
        <w:rPr>
          <w:b/>
          <w:bCs/>
        </w:rPr>
        <w:t>agOfWords</w:t>
      </w:r>
      <w:r w:rsidR="23074830" w:rsidRPr="643F33C5">
        <w:rPr>
          <w:b/>
          <w:bCs/>
        </w:rPr>
        <w:t>F</w:t>
      </w:r>
      <w:r w:rsidR="0E7795CC" w:rsidRPr="643F33C5">
        <w:rPr>
          <w:b/>
          <w:bCs/>
        </w:rPr>
        <w:t>(</w:t>
      </w:r>
      <w:proofErr w:type="gramEnd"/>
      <w:r w:rsidR="0E7795CC" w:rsidRPr="643F33C5">
        <w:rPr>
          <w:b/>
          <w:bCs/>
        </w:rPr>
        <w:t>)</w:t>
      </w:r>
      <w:r w:rsidR="0E7795CC">
        <w:t xml:space="preserve"> defined in </w:t>
      </w:r>
      <w:r w:rsidR="0E7795CC" w:rsidRPr="643F33C5">
        <w:rPr>
          <w:i/>
          <w:iCs/>
        </w:rPr>
        <w:t>package/vectorise/nltkvectorise.py.</w:t>
      </w:r>
      <w:r w:rsidR="1E8FB809" w:rsidRPr="643F33C5">
        <w:rPr>
          <w:i/>
          <w:iCs/>
        </w:rPr>
        <w:t xml:space="preserve"> </w:t>
      </w:r>
      <w:proofErr w:type="gramStart"/>
      <w:r w:rsidR="1E8FB809" w:rsidRPr="643F33C5">
        <w:rPr>
          <w:b/>
          <w:bCs/>
        </w:rPr>
        <w:t>modBagOfWordsF(</w:t>
      </w:r>
      <w:proofErr w:type="gramEnd"/>
      <w:r w:rsidR="1E8FB809" w:rsidRPr="643F33C5">
        <w:rPr>
          <w:b/>
          <w:bCs/>
        </w:rPr>
        <w:t xml:space="preserve">) </w:t>
      </w:r>
      <w:r w:rsidR="1E8FB809" w:rsidRPr="643F33C5">
        <w:t xml:space="preserve">calls the </w:t>
      </w:r>
      <w:r w:rsidR="1E8FB809" w:rsidRPr="643F33C5">
        <w:rPr>
          <w:b/>
          <w:bCs/>
        </w:rPr>
        <w:t xml:space="preserve">bagOfWords() </w:t>
      </w:r>
      <w:r w:rsidR="1E8FB809" w:rsidRPr="643F33C5">
        <w:t xml:space="preserve">function with </w:t>
      </w:r>
      <w:r w:rsidR="1E8FB809" w:rsidRPr="643F33C5">
        <w:rPr>
          <w:i/>
          <w:iCs/>
        </w:rPr>
        <w:t>vect</w:t>
      </w:r>
      <w:r w:rsidR="1E8FB809" w:rsidRPr="643F33C5">
        <w:t xml:space="preserve">=’FREQ’ and </w:t>
      </w:r>
      <w:r w:rsidR="1E8FB809" w:rsidRPr="643F33C5">
        <w:rPr>
          <w:i/>
          <w:iCs/>
        </w:rPr>
        <w:t>mod</w:t>
      </w:r>
      <w:r w:rsidR="1E8FB809" w:rsidRPr="643F33C5">
        <w:t>=TRUE.</w:t>
      </w:r>
    </w:p>
    <w:p w14:paraId="09517CE2" w14:textId="32A8C8A5" w:rsidR="3FB9F04C" w:rsidRDefault="6EE66C19" w:rsidP="643F33C5">
      <w:pPr>
        <w:pStyle w:val="ListParagraph"/>
        <w:numPr>
          <w:ilvl w:val="0"/>
          <w:numId w:val="1"/>
        </w:numPr>
      </w:pPr>
      <w:r>
        <w:t xml:space="preserve">BAG_OF_WORDS_H: </w:t>
      </w:r>
      <w:r w:rsidR="2394CE32">
        <w:t xml:space="preserve">This technique is implemented by the method </w:t>
      </w:r>
      <w:proofErr w:type="gramStart"/>
      <w:r w:rsidR="2394CE32" w:rsidRPr="643F33C5">
        <w:rPr>
          <w:b/>
          <w:bCs/>
        </w:rPr>
        <w:t>bagOfWords</w:t>
      </w:r>
      <w:r w:rsidR="0EAF916B" w:rsidRPr="643F33C5">
        <w:rPr>
          <w:b/>
          <w:bCs/>
        </w:rPr>
        <w:t>H</w:t>
      </w:r>
      <w:r w:rsidR="2394CE32" w:rsidRPr="643F33C5">
        <w:rPr>
          <w:b/>
          <w:bCs/>
        </w:rPr>
        <w:t>(</w:t>
      </w:r>
      <w:proofErr w:type="gramEnd"/>
      <w:r w:rsidR="2394CE32" w:rsidRPr="643F33C5">
        <w:rPr>
          <w:b/>
          <w:bCs/>
        </w:rPr>
        <w:t>)</w:t>
      </w:r>
      <w:r w:rsidR="2394CE32">
        <w:t xml:space="preserve"> defined in </w:t>
      </w:r>
      <w:r w:rsidR="2394CE32" w:rsidRPr="643F33C5">
        <w:rPr>
          <w:i/>
          <w:iCs/>
        </w:rPr>
        <w:t>package/vectorise/nltkvectorise.py.</w:t>
      </w:r>
      <w:r w:rsidR="3A8EC50E" w:rsidRPr="643F33C5">
        <w:rPr>
          <w:i/>
          <w:iCs/>
        </w:rPr>
        <w:t xml:space="preserve"> </w:t>
      </w:r>
      <w:proofErr w:type="gramStart"/>
      <w:r w:rsidR="3A8EC50E" w:rsidRPr="643F33C5">
        <w:rPr>
          <w:b/>
          <w:bCs/>
        </w:rPr>
        <w:t>bagOfWordsH(</w:t>
      </w:r>
      <w:proofErr w:type="gramEnd"/>
      <w:r w:rsidR="3A8EC50E" w:rsidRPr="643F33C5">
        <w:rPr>
          <w:b/>
          <w:bCs/>
        </w:rPr>
        <w:t xml:space="preserve">) </w:t>
      </w:r>
      <w:r w:rsidR="3A8EC50E" w:rsidRPr="643F33C5">
        <w:t xml:space="preserve">calls the </w:t>
      </w:r>
      <w:r w:rsidR="3A8EC50E" w:rsidRPr="643F33C5">
        <w:rPr>
          <w:b/>
          <w:bCs/>
        </w:rPr>
        <w:t xml:space="preserve">bagOfWords() </w:t>
      </w:r>
      <w:r w:rsidR="3A8EC50E" w:rsidRPr="643F33C5">
        <w:t xml:space="preserve">function with </w:t>
      </w:r>
      <w:r w:rsidR="3A8EC50E" w:rsidRPr="643F33C5">
        <w:rPr>
          <w:i/>
          <w:iCs/>
        </w:rPr>
        <w:t>vect</w:t>
      </w:r>
      <w:r w:rsidR="3A8EC50E" w:rsidRPr="643F33C5">
        <w:t xml:space="preserve">=’HASH’ and </w:t>
      </w:r>
      <w:r w:rsidR="3A8EC50E" w:rsidRPr="643F33C5">
        <w:rPr>
          <w:i/>
          <w:iCs/>
        </w:rPr>
        <w:t>mod</w:t>
      </w:r>
      <w:r w:rsidR="3A8EC50E" w:rsidRPr="643F33C5">
        <w:t>=FALSE.</w:t>
      </w:r>
    </w:p>
    <w:p w14:paraId="33A75473" w14:textId="07664671" w:rsidR="3FB9F04C" w:rsidRDefault="6EE66C19" w:rsidP="643F33C5">
      <w:pPr>
        <w:pStyle w:val="ListParagraph"/>
        <w:numPr>
          <w:ilvl w:val="0"/>
          <w:numId w:val="1"/>
        </w:numPr>
      </w:pPr>
      <w:r>
        <w:t xml:space="preserve">MOD_BAG_OF_WORDS_H: </w:t>
      </w:r>
      <w:r w:rsidR="3F9B3D60">
        <w:t xml:space="preserve">This technique is implemented by the method </w:t>
      </w:r>
      <w:proofErr w:type="gramStart"/>
      <w:r w:rsidR="3F9B3D60" w:rsidRPr="643F33C5">
        <w:rPr>
          <w:b/>
          <w:bCs/>
        </w:rPr>
        <w:t>modBagOfWordsH(</w:t>
      </w:r>
      <w:proofErr w:type="gramEnd"/>
      <w:r w:rsidR="3F9B3D60" w:rsidRPr="643F33C5">
        <w:rPr>
          <w:b/>
          <w:bCs/>
        </w:rPr>
        <w:t>)</w:t>
      </w:r>
      <w:r w:rsidR="3F9B3D60">
        <w:t xml:space="preserve"> defined in </w:t>
      </w:r>
      <w:r w:rsidR="3F9B3D60" w:rsidRPr="643F33C5">
        <w:rPr>
          <w:i/>
          <w:iCs/>
        </w:rPr>
        <w:t>package/vectorise/nltkvectorise.py.</w:t>
      </w:r>
      <w:r w:rsidR="7AB2F49A" w:rsidRPr="643F33C5">
        <w:rPr>
          <w:i/>
          <w:iCs/>
        </w:rPr>
        <w:t xml:space="preserve"> </w:t>
      </w:r>
      <w:proofErr w:type="gramStart"/>
      <w:r w:rsidR="7AB2F49A" w:rsidRPr="643F33C5">
        <w:rPr>
          <w:b/>
          <w:bCs/>
        </w:rPr>
        <w:t>modBagOfWordsH(</w:t>
      </w:r>
      <w:proofErr w:type="gramEnd"/>
      <w:r w:rsidR="7AB2F49A" w:rsidRPr="643F33C5">
        <w:rPr>
          <w:b/>
          <w:bCs/>
        </w:rPr>
        <w:t xml:space="preserve">) </w:t>
      </w:r>
      <w:r w:rsidR="7AB2F49A" w:rsidRPr="643F33C5">
        <w:t xml:space="preserve">calls the </w:t>
      </w:r>
      <w:r w:rsidR="7AB2F49A" w:rsidRPr="643F33C5">
        <w:rPr>
          <w:b/>
          <w:bCs/>
        </w:rPr>
        <w:t xml:space="preserve">bagOfWords() </w:t>
      </w:r>
      <w:r w:rsidR="7AB2F49A" w:rsidRPr="643F33C5">
        <w:t xml:space="preserve">function with </w:t>
      </w:r>
      <w:r w:rsidR="7AB2F49A" w:rsidRPr="643F33C5">
        <w:rPr>
          <w:i/>
          <w:iCs/>
        </w:rPr>
        <w:t>vect</w:t>
      </w:r>
      <w:r w:rsidR="7AB2F49A" w:rsidRPr="643F33C5">
        <w:t xml:space="preserve">=’HASH’ and </w:t>
      </w:r>
      <w:r w:rsidR="7AB2F49A" w:rsidRPr="643F33C5">
        <w:rPr>
          <w:i/>
          <w:iCs/>
        </w:rPr>
        <w:t>mod</w:t>
      </w:r>
      <w:r w:rsidR="7AB2F49A" w:rsidRPr="643F33C5">
        <w:t>=TRUE.</w:t>
      </w:r>
    </w:p>
    <w:p w14:paraId="58602EF9" w14:textId="08F48A35" w:rsidR="00F74AF6" w:rsidRDefault="00501285" w:rsidP="00F74AF6">
      <w:pPr>
        <w:pStyle w:val="Heading1"/>
      </w:pPr>
      <w:bookmarkStart w:id="254" w:name="_Toc175214075"/>
      <w:r>
        <w:t>Bibliography</w:t>
      </w:r>
      <w:bookmarkEnd w:id="254"/>
    </w:p>
    <w:p w14:paraId="7172800F" w14:textId="67D7CABA" w:rsidR="005563F8" w:rsidRDefault="00F74AF6" w:rsidP="00545ACF">
      <w:pPr>
        <w:pStyle w:val="BodyText"/>
        <w:numPr>
          <w:ilvl w:val="0"/>
          <w:numId w:val="42"/>
        </w:numPr>
      </w:pPr>
      <w:r w:rsidRPr="00F74AF6">
        <w:t xml:space="preserve">BM. What is Natural Language Processing? [Internet]. IBM. 2023. Available from: </w:t>
      </w:r>
      <w:hyperlink r:id="rId42" w:history="1">
        <w:r w:rsidRPr="00E467EB">
          <w:rPr>
            <w:rStyle w:val="Hyperlink"/>
          </w:rPr>
          <w:t>https://www.ibm.com/topics/natural-language-processing</w:t>
        </w:r>
      </w:hyperlink>
    </w:p>
    <w:p w14:paraId="5AD24B37" w14:textId="3A9115CD" w:rsidR="00F74AF6" w:rsidRDefault="00F74AF6" w:rsidP="00545ACF">
      <w:pPr>
        <w:pStyle w:val="BodyText"/>
        <w:numPr>
          <w:ilvl w:val="0"/>
          <w:numId w:val="42"/>
        </w:numPr>
      </w:pPr>
      <w:r w:rsidRPr="00F74AF6">
        <w:t xml:space="preserve">Smirnov M (Misha). Common metrics for evaluating natural language processing (NLP) models [Internet]. Medium. 2022. Available from: </w:t>
      </w:r>
      <w:hyperlink r:id="rId43" w:history="1">
        <w:r w:rsidRPr="00E467EB">
          <w:rPr>
            <w:rStyle w:val="Hyperlink"/>
          </w:rPr>
          <w:t>https://medium.com/@mikeusru/common-metrics-for-evaluating-natural-language-processing-nlp-models-e84190063b5f</w:t>
        </w:r>
      </w:hyperlink>
    </w:p>
    <w:p w14:paraId="2AE477D3" w14:textId="35610761" w:rsidR="00F74AF6" w:rsidRDefault="00F74AF6" w:rsidP="00545ACF">
      <w:pPr>
        <w:pStyle w:val="BodyText"/>
        <w:numPr>
          <w:ilvl w:val="0"/>
          <w:numId w:val="42"/>
        </w:numPr>
      </w:pPr>
      <w:r w:rsidRPr="00F74AF6">
        <w:t xml:space="preserve">Doxygen: Main Page [Internet]. www.doxygen.nl. Available from: </w:t>
      </w:r>
      <w:hyperlink r:id="rId44" w:history="1">
        <w:r w:rsidRPr="00E467EB">
          <w:rPr>
            <w:rStyle w:val="Hyperlink"/>
          </w:rPr>
          <w:t>https://www.doxygen.nl/index.html</w:t>
        </w:r>
      </w:hyperlink>
    </w:p>
    <w:p w14:paraId="78460D36" w14:textId="32849A74" w:rsidR="4DD1A7F1" w:rsidRDefault="00F74AF6" w:rsidP="207A94BE">
      <w:pPr>
        <w:pStyle w:val="BodyText"/>
        <w:numPr>
          <w:ilvl w:val="0"/>
          <w:numId w:val="42"/>
        </w:numPr>
      </w:pPr>
      <w:r>
        <w:t xml:space="preserve">SmartDraw is the Best Way to Make a Diagram [Internet]. www.smartdraw.com. Available from: </w:t>
      </w:r>
      <w:hyperlink r:id="rId45">
        <w:r w:rsidRPr="207A94BE">
          <w:rPr>
            <w:rStyle w:val="Hyperlink"/>
          </w:rPr>
          <w:t>https://app.smartdraw.com/</w:t>
        </w:r>
      </w:hyperlink>
    </w:p>
    <w:p w14:paraId="50A7B59C" w14:textId="77777777" w:rsidR="00905266" w:rsidRPr="00905266" w:rsidRDefault="00905266" w:rsidP="00905266">
      <w:pPr>
        <w:pStyle w:val="AOCheading"/>
      </w:pPr>
      <w:r w:rsidRPr="00905266">
        <w:lastRenderedPageBreak/>
        <w:t>Acknowledgment of Country</w:t>
      </w:r>
    </w:p>
    <w:p w14:paraId="4CEF0CBE" w14:textId="77777777" w:rsidR="00905266" w:rsidRDefault="00905266" w:rsidP="00905266">
      <w:pPr>
        <w:suppressAutoHyphens/>
        <w:autoSpaceDE w:val="0"/>
        <w:autoSpaceDN w:val="0"/>
        <w:adjustRightInd w:val="0"/>
        <w:spacing w:after="60" w:line="240" w:lineRule="auto"/>
        <w:textAlignment w:val="center"/>
        <w:rPr>
          <w:rFonts w:cs="Arial"/>
          <w:color w:val="323232"/>
          <w:sz w:val="18"/>
          <w:szCs w:val="18"/>
          <w:lang w:val="en-GB"/>
        </w:rPr>
      </w:pPr>
      <w:r w:rsidRPr="00905266">
        <w:rPr>
          <w:rFonts w:cs="Arial"/>
          <w:color w:val="323232"/>
          <w:sz w:val="18"/>
          <w:szCs w:val="18"/>
          <w:lang w:val="en-GB"/>
        </w:rPr>
        <w:t xml:space="preserve">We acknowledge the Ngunnawal people as traditional custodians of the ACT and recognise any other people or families with connection to the lands of the ACT and region. We acknowledge and respect their continuing culture and the contribution they make to the life of this city and this region. </w:t>
      </w:r>
    </w:p>
    <w:p w14:paraId="09C8C485" w14:textId="77777777" w:rsidR="00905266" w:rsidRPr="00905266" w:rsidRDefault="00905266" w:rsidP="00905266">
      <w:pPr>
        <w:suppressAutoHyphens/>
        <w:autoSpaceDE w:val="0"/>
        <w:autoSpaceDN w:val="0"/>
        <w:adjustRightInd w:val="0"/>
        <w:spacing w:after="60" w:line="240" w:lineRule="auto"/>
        <w:textAlignment w:val="center"/>
        <w:rPr>
          <w:rFonts w:cs="Arial"/>
          <w:color w:val="323232"/>
          <w:sz w:val="18"/>
          <w:szCs w:val="18"/>
          <w:lang w:val="en-GB"/>
        </w:rPr>
      </w:pPr>
    </w:p>
    <w:tbl>
      <w:tblPr>
        <w:tblStyle w:val="AccessibilityTable"/>
        <w:tblW w:w="9115" w:type="dxa"/>
        <w:tblLayout w:type="fixed"/>
        <w:tblCellMar>
          <w:top w:w="28" w:type="dxa"/>
          <w:bottom w:w="28" w:type="dxa"/>
        </w:tblCellMar>
        <w:tblLook w:val="04A0" w:firstRow="1" w:lastRow="0" w:firstColumn="1" w:lastColumn="0" w:noHBand="0" w:noVBand="1"/>
      </w:tblPr>
      <w:tblGrid>
        <w:gridCol w:w="9115"/>
      </w:tblGrid>
      <w:tr w:rsidR="009D71B6" w:rsidRPr="009D71B6" w14:paraId="72DF8BCB" w14:textId="77777777" w:rsidTr="004166AA">
        <w:trPr>
          <w:cnfStyle w:val="100000000000" w:firstRow="1" w:lastRow="0" w:firstColumn="0" w:lastColumn="0" w:oddVBand="0" w:evenVBand="0" w:oddHBand="0" w:evenHBand="0" w:firstRowFirstColumn="0" w:firstRowLastColumn="0" w:lastRowFirstColumn="0" w:lastRowLastColumn="0"/>
          <w:trHeight w:val="308"/>
        </w:trPr>
        <w:tc>
          <w:tcPr>
            <w:tcW w:w="9115" w:type="dxa"/>
            <w:shd w:val="clear" w:color="auto" w:fill="D9D9D9" w:themeFill="background1" w:themeFillShade="D9"/>
          </w:tcPr>
          <w:p w14:paraId="7627E094" w14:textId="77777777" w:rsidR="009D71B6" w:rsidRPr="004166AA" w:rsidRDefault="009D71B6" w:rsidP="004166AA">
            <w:pPr>
              <w:spacing w:before="60" w:after="60" w:line="240" w:lineRule="auto"/>
              <w:rPr>
                <w:rStyle w:val="AccessibilityLgtext"/>
              </w:rPr>
            </w:pPr>
            <w:r w:rsidRPr="004257B0">
              <w:rPr>
                <w:rStyle w:val="AccessibilityLgtext"/>
              </w:rPr>
              <w:t>Accessibility</w:t>
            </w:r>
          </w:p>
        </w:tc>
      </w:tr>
      <w:tr w:rsidR="009D71B6" w:rsidRPr="009D71B6" w14:paraId="593EDD94" w14:textId="77777777" w:rsidTr="004166AA">
        <w:tc>
          <w:tcPr>
            <w:tcW w:w="9115" w:type="dxa"/>
            <w:shd w:val="clear" w:color="auto" w:fill="auto"/>
          </w:tcPr>
          <w:p w14:paraId="0502D8AB" w14:textId="77777777" w:rsidR="009D71B6" w:rsidRPr="004257B0" w:rsidRDefault="009D71B6" w:rsidP="00C26ECA">
            <w:pPr>
              <w:pStyle w:val="Accessibilitytext"/>
            </w:pPr>
            <w:r w:rsidRPr="004257B0">
              <w:t xml:space="preserve">If you have difficulty reading a standard printed document and would like an alternative format, please phone 13 22 81. </w:t>
            </w:r>
          </w:p>
        </w:tc>
      </w:tr>
      <w:tr w:rsidR="00B01EC9" w:rsidRPr="009D71B6" w14:paraId="361CEE41" w14:textId="77777777" w:rsidTr="004166AA">
        <w:tc>
          <w:tcPr>
            <w:tcW w:w="9115" w:type="dxa"/>
            <w:shd w:val="clear" w:color="auto" w:fill="auto"/>
          </w:tcPr>
          <w:p w14:paraId="5BC75F37" w14:textId="77777777" w:rsidR="00B01EC9" w:rsidRPr="004257B0" w:rsidRDefault="00B01EC9" w:rsidP="00C26ECA">
            <w:pPr>
              <w:pStyle w:val="Accessibilitytext"/>
              <w:rPr>
                <w:rStyle w:val="AccessibilityLgtext"/>
                <w:b w:val="0"/>
                <w:bCs w:val="0"/>
                <w:sz w:val="18"/>
                <w:szCs w:val="18"/>
              </w:rPr>
            </w:pPr>
            <w:r w:rsidRPr="004257B0">
              <w:rPr>
                <w:rStyle w:val="AccessibilityLgtext"/>
                <w:b w:val="0"/>
                <w:bCs w:val="0"/>
                <w:noProof/>
                <w:sz w:val="18"/>
                <w:szCs w:val="18"/>
              </w:rPr>
              <w:drawing>
                <wp:anchor distT="0" distB="0" distL="114300" distR="114300" simplePos="0" relativeHeight="251658240" behindDoc="0" locked="0" layoutInCell="1" allowOverlap="1" wp14:anchorId="6A4716F5" wp14:editId="4448B55B">
                  <wp:simplePos x="0" y="0"/>
                  <wp:positionH relativeFrom="column">
                    <wp:posOffset>-4022</wp:posOffset>
                  </wp:positionH>
                  <wp:positionV relativeFrom="paragraph">
                    <wp:posOffset>4022</wp:posOffset>
                  </wp:positionV>
                  <wp:extent cx="464185" cy="464185"/>
                  <wp:effectExtent l="0" t="0" r="0" b="0"/>
                  <wp:wrapSquare wrapText="bothSides"/>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4185" cy="464185"/>
                          </a:xfrm>
                          <a:prstGeom prst="rect">
                            <a:avLst/>
                          </a:prstGeom>
                          <a:noFill/>
                          <a:ln>
                            <a:noFill/>
                          </a:ln>
                        </pic:spPr>
                      </pic:pic>
                    </a:graphicData>
                  </a:graphic>
                </wp:anchor>
              </w:drawing>
            </w:r>
            <w:r w:rsidRPr="004257B0">
              <w:rPr>
                <w:rStyle w:val="AccessibilityLgtext"/>
                <w:b w:val="0"/>
                <w:bCs w:val="0"/>
                <w:sz w:val="18"/>
                <w:szCs w:val="18"/>
              </w:rPr>
              <w:t xml:space="preserve">If English is not your first language and you need the Translating and Interpreting Service (TIS), </w:t>
            </w:r>
            <w:r w:rsidRPr="004257B0">
              <w:rPr>
                <w:rStyle w:val="AccessibilityLgtext"/>
                <w:b w:val="0"/>
                <w:bCs w:val="0"/>
                <w:sz w:val="18"/>
                <w:szCs w:val="18"/>
              </w:rPr>
              <w:br/>
              <w:t>please call 13 14 50.</w:t>
            </w:r>
          </w:p>
          <w:p w14:paraId="0A9CA2C4" w14:textId="77777777" w:rsidR="00B01EC9" w:rsidRPr="004257B0" w:rsidRDefault="00B01EC9" w:rsidP="00C26ECA">
            <w:pPr>
              <w:pStyle w:val="Accessibilitytext"/>
            </w:pPr>
            <w:r w:rsidRPr="004257B0">
              <w:rPr>
                <w:rStyle w:val="AccessibilityLgtext"/>
                <w:b w:val="0"/>
                <w:bCs w:val="0"/>
                <w:sz w:val="18"/>
                <w:szCs w:val="18"/>
              </w:rPr>
              <w:t>For further accessibility information, visit: www.health.act.gov.au/accessibility</w:t>
            </w:r>
          </w:p>
        </w:tc>
      </w:tr>
      <w:tr w:rsidR="009D71B6" w:rsidRPr="009D71B6" w14:paraId="34DF8732" w14:textId="77777777" w:rsidTr="005563F8">
        <w:tc>
          <w:tcPr>
            <w:tcW w:w="9115" w:type="dxa"/>
            <w:shd w:val="clear" w:color="auto" w:fill="auto"/>
          </w:tcPr>
          <w:p w14:paraId="0EECFE2C" w14:textId="77777777" w:rsidR="009D71B6" w:rsidRPr="004257B0" w:rsidRDefault="009D71B6" w:rsidP="00C26ECA">
            <w:pPr>
              <w:pStyle w:val="Accessibilitytext"/>
            </w:pPr>
            <w:r w:rsidRPr="004257B0">
              <w:t xml:space="preserve">www.health.act.gov.au | Phone: 132281 </w:t>
            </w:r>
          </w:p>
        </w:tc>
      </w:tr>
      <w:tr w:rsidR="009D71B6" w:rsidRPr="009D71B6" w14:paraId="391D3581" w14:textId="77777777" w:rsidTr="005563F8">
        <w:tc>
          <w:tcPr>
            <w:tcW w:w="9115" w:type="dxa"/>
            <w:tcBorders>
              <w:bottom w:val="single" w:sz="4" w:space="0" w:color="282828"/>
            </w:tcBorders>
            <w:shd w:val="clear" w:color="auto" w:fill="auto"/>
          </w:tcPr>
          <w:p w14:paraId="7E525F41" w14:textId="77777777" w:rsidR="009D71B6" w:rsidRPr="004257B0" w:rsidRDefault="009D71B6" w:rsidP="00C26ECA">
            <w:pPr>
              <w:pStyle w:val="Accessibilitytext"/>
            </w:pPr>
            <w:r w:rsidRPr="004257B0">
              <w:t>© Australian Capital Territory, Canberra Month Year</w:t>
            </w:r>
          </w:p>
        </w:tc>
      </w:tr>
    </w:tbl>
    <w:p w14:paraId="309A5721" w14:textId="77777777" w:rsidR="00622768" w:rsidRPr="005563F8" w:rsidRDefault="00622768" w:rsidP="005563F8"/>
    <w:sectPr w:rsidR="00622768" w:rsidRPr="005563F8" w:rsidSect="000F16C8">
      <w:headerReference w:type="default" r:id="rId47"/>
      <w:footerReference w:type="default" r:id="rId48"/>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6" w:author="Freebairn, Louise" w:date="2025-01-21T14:49:00Z" w:initials="LF">
    <w:p w14:paraId="1180467B" w14:textId="77777777" w:rsidR="0003085C" w:rsidRDefault="0003085C" w:rsidP="0003085C">
      <w:pPr>
        <w:pStyle w:val="CommentText"/>
      </w:pPr>
      <w:r>
        <w:rPr>
          <w:rStyle w:val="CommentReference"/>
        </w:rPr>
        <w:annotationRef/>
      </w:r>
      <w:r>
        <w:t>Update throughout</w:t>
      </w:r>
    </w:p>
  </w:comment>
  <w:comment w:id="39" w:author="Draper, Glenn (Health)" w:date="2024-07-17T14:48:00Z" w:initials="DG(">
    <w:p w14:paraId="7156CD72" w14:textId="77777777" w:rsidR="00DB530D" w:rsidRDefault="00DB530D" w:rsidP="00DB530D">
      <w:pPr>
        <w:pStyle w:val="CommentText"/>
      </w:pPr>
      <w:r>
        <w:rPr>
          <w:rStyle w:val="CommentReference"/>
        </w:rPr>
        <w:annotationRef/>
      </w:r>
      <w:r>
        <w:t xml:space="preserve">We can add a couple of things to this  to make it sound more impactful. Like your Steve Jobs dribbling on about some new technique that will save the world. </w:t>
      </w:r>
    </w:p>
  </w:comment>
  <w:comment w:id="43" w:author="Freebairn, Louise (Health)" w:date="2024-07-16T15:32:00Z" w:initials="FL(">
    <w:p w14:paraId="48A5EF59" w14:textId="29A9A69F" w:rsidR="0087429D" w:rsidRDefault="0087429D" w:rsidP="0087429D">
      <w:pPr>
        <w:pStyle w:val="CommentText"/>
      </w:pPr>
      <w:r>
        <w:rPr>
          <w:rStyle w:val="CommentReference"/>
        </w:rPr>
        <w:annotationRef/>
      </w:r>
      <w:r>
        <w:t>Process? Parse?</w:t>
      </w:r>
    </w:p>
  </w:comment>
  <w:comment w:id="46" w:author="Draper, Glenn (Health)" w:date="2024-07-17T14:50:00Z" w:initials="DG(">
    <w:p w14:paraId="6D29C0B0" w14:textId="77777777" w:rsidR="00366BA5" w:rsidRDefault="00366BA5" w:rsidP="00366BA5">
      <w:pPr>
        <w:pStyle w:val="CommentText"/>
      </w:pPr>
      <w:r>
        <w:rPr>
          <w:rStyle w:val="CommentReference"/>
        </w:rPr>
        <w:annotationRef/>
      </w:r>
      <w:r>
        <w:t>Hundreds of thousands? Can we make it sound even more impressive? 😊</w:t>
      </w:r>
    </w:p>
  </w:comment>
  <w:comment w:id="52" w:author="Freebairn, Louise (Health)" w:date="2024-07-17T12:03:00Z" w:initials="FL(">
    <w:p w14:paraId="1F5C7F91" w14:textId="77777777" w:rsidR="000D7572" w:rsidRDefault="000D7572" w:rsidP="000D7572">
      <w:pPr>
        <w:pStyle w:val="CommentText"/>
      </w:pPr>
      <w:r>
        <w:rPr>
          <w:rStyle w:val="CommentReference"/>
        </w:rPr>
        <w:annotationRef/>
      </w:r>
      <w:r>
        <w:t>Given the complexity of information that people need to process in this document, it will be helpful to use the same terminology where possible</w:t>
      </w:r>
    </w:p>
  </w:comment>
  <w:comment w:id="55" w:author="Draper, Glenn (Health)" w:date="2024-07-17T15:36:00Z" w:initials="DG(">
    <w:p w14:paraId="28C0E94D" w14:textId="77777777" w:rsidR="00FD7296" w:rsidRDefault="00FD7296" w:rsidP="00FD7296">
      <w:pPr>
        <w:pStyle w:val="CommentText"/>
      </w:pPr>
      <w:r>
        <w:rPr>
          <w:rStyle w:val="CommentReference"/>
        </w:rPr>
        <w:annotationRef/>
      </w:r>
      <w:r>
        <w:t>Only needs a small number of records ?or only needs a small sample</w:t>
      </w:r>
    </w:p>
  </w:comment>
  <w:comment w:id="73" w:author="Freebairn, Louise" w:date="2025-01-21T15:23:00Z" w:initials="LF">
    <w:p w14:paraId="7E895888" w14:textId="77777777" w:rsidR="00932FDC" w:rsidRDefault="00932FDC" w:rsidP="00932FDC">
      <w:pPr>
        <w:pStyle w:val="CommentText"/>
      </w:pPr>
      <w:r>
        <w:rPr>
          <w:rStyle w:val="CommentReference"/>
        </w:rPr>
        <w:annotationRef/>
      </w:r>
      <w:r>
        <w:t>Given that this is the ‘proof of concept’ paper where we are testing this - we should take this sentence out. We could say this in our next paper</w:t>
      </w:r>
    </w:p>
  </w:comment>
  <w:comment w:id="86" w:author="Freebairn, Louise" w:date="2025-01-21T15:24:00Z" w:initials="LF">
    <w:p w14:paraId="7D28D94F" w14:textId="77777777" w:rsidR="00247678" w:rsidRDefault="00247678" w:rsidP="00247678">
      <w:pPr>
        <w:pStyle w:val="CommentText"/>
      </w:pPr>
      <w:r>
        <w:rPr>
          <w:rStyle w:val="CommentReference"/>
        </w:rPr>
        <w:annotationRef/>
      </w:r>
      <w:r>
        <w:t>Where does this superscript point to?</w:t>
      </w:r>
    </w:p>
  </w:comment>
  <w:comment w:id="87" w:author="McNamara, George" w:date="2025-01-22T12:47:00Z" w:initials="GM">
    <w:p w14:paraId="72E2BE42" w14:textId="77777777" w:rsidR="00050784" w:rsidRDefault="00050784" w:rsidP="00050784">
      <w:pPr>
        <w:pStyle w:val="CommentText"/>
      </w:pPr>
      <w:r>
        <w:rPr>
          <w:rStyle w:val="CommentReference"/>
        </w:rPr>
        <w:annotationRef/>
      </w:r>
      <w:r>
        <w:t>There is a bibliography section at the end. Should I change the style?</w:t>
      </w:r>
    </w:p>
  </w:comment>
  <w:comment w:id="96" w:author="Freebairn, Louise (Health)" w:date="2024-07-17T08:53:00Z" w:initials="FL(">
    <w:p w14:paraId="2758741B" w14:textId="2516CF90" w:rsidR="00B027CB" w:rsidRDefault="00B027CB" w:rsidP="00B027CB">
      <w:pPr>
        <w:pStyle w:val="CommentText"/>
      </w:pPr>
      <w:r>
        <w:rPr>
          <w:rStyle w:val="CommentReference"/>
        </w:rPr>
        <w:annotationRef/>
      </w:r>
      <w:r>
        <w:t>Nice summation</w:t>
      </w:r>
    </w:p>
  </w:comment>
  <w:comment w:id="104" w:author="Draper, Glenn (Health)" w:date="2024-07-17T15:38:00Z" w:initials="DG(">
    <w:p w14:paraId="29CEA742" w14:textId="77777777" w:rsidR="000A1D60" w:rsidRDefault="000A1D60" w:rsidP="000A1D60">
      <w:pPr>
        <w:pStyle w:val="CommentText"/>
      </w:pPr>
      <w:r>
        <w:rPr>
          <w:rStyle w:val="CommentReference"/>
        </w:rPr>
        <w:annotationRef/>
      </w:r>
      <w:r>
        <w:t xml:space="preserve">Is the notion here that the program can be tweaked to classify a variety of issues, causes, conditions? If so we should drive that home. </w:t>
      </w:r>
    </w:p>
  </w:comment>
  <w:comment w:id="129" w:author="Draper, Glenn (Health)" w:date="2024-08-23T15:04:00Z" w:initials="DG(">
    <w:p w14:paraId="6F5E71F4" w14:textId="77777777" w:rsidR="00606E6F" w:rsidRDefault="00606E6F" w:rsidP="00606E6F">
      <w:pPr>
        <w:pStyle w:val="CommentText"/>
      </w:pPr>
      <w:r>
        <w:rPr>
          <w:rStyle w:val="CommentReference"/>
        </w:rPr>
        <w:annotationRef/>
      </w:r>
      <w:r>
        <w:t xml:space="preserve">We probably need to say something about privacy. Miight be good to have a section on privacy. </w:t>
      </w:r>
    </w:p>
  </w:comment>
  <w:comment w:id="149" w:author="Freebairn, Louise (Health)" w:date="2024-07-17T11:52:00Z" w:initials="FL(">
    <w:p w14:paraId="0DF5C2C4" w14:textId="0D228E87" w:rsidR="006D171E" w:rsidRDefault="006D171E" w:rsidP="006D171E">
      <w:pPr>
        <w:pStyle w:val="CommentText"/>
      </w:pPr>
      <w:r>
        <w:rPr>
          <w:rStyle w:val="CommentReference"/>
        </w:rPr>
        <w:annotationRef/>
      </w:r>
      <w:r>
        <w:t>Will need to describe how this is calculated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80467B" w15:done="1"/>
  <w15:commentEx w15:paraId="7156CD72" w15:done="1"/>
  <w15:commentEx w15:paraId="48A5EF59" w15:done="1"/>
  <w15:commentEx w15:paraId="6D29C0B0" w15:done="1"/>
  <w15:commentEx w15:paraId="1F5C7F91" w15:done="1"/>
  <w15:commentEx w15:paraId="28C0E94D" w15:done="1"/>
  <w15:commentEx w15:paraId="7E895888" w15:done="1"/>
  <w15:commentEx w15:paraId="7D28D94F" w15:done="0"/>
  <w15:commentEx w15:paraId="72E2BE42" w15:paraIdParent="7D28D94F" w15:done="0"/>
  <w15:commentEx w15:paraId="2758741B" w15:done="1"/>
  <w15:commentEx w15:paraId="29CEA742" w15:done="1"/>
  <w15:commentEx w15:paraId="6F5E71F4" w15:done="1"/>
  <w15:commentEx w15:paraId="0DF5C2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224B154" w16cex:dateUtc="2025-01-21T03:49:00Z"/>
  <w16cex:commentExtensible w16cex:durableId="2A425850" w16cex:dateUtc="2024-07-17T04:48:00Z"/>
  <w16cex:commentExtensible w16cex:durableId="2A411102" w16cex:dateUtc="2024-07-16T05:32:00Z"/>
  <w16cex:commentExtensible w16cex:durableId="2A4258BF" w16cex:dateUtc="2024-07-17T04:50:00Z"/>
  <w16cex:commentExtensible w16cex:durableId="2A423190" w16cex:dateUtc="2024-07-17T02:03:00Z"/>
  <w16cex:commentExtensible w16cex:durableId="2A426394" w16cex:dateUtc="2024-07-17T05:36:00Z"/>
  <w16cex:commentExtensible w16cex:durableId="7D3AF39E" w16cex:dateUtc="2025-01-21T04:23:00Z"/>
  <w16cex:commentExtensible w16cex:durableId="1724212C" w16cex:dateUtc="2025-01-21T04:24:00Z"/>
  <w16cex:commentExtensible w16cex:durableId="1AE41DF6" w16cex:dateUtc="2025-01-22T01:47:00Z"/>
  <w16cex:commentExtensible w16cex:durableId="2A4204EC" w16cex:dateUtc="2024-07-16T22:53:00Z"/>
  <w16cex:commentExtensible w16cex:durableId="2A426408" w16cex:dateUtc="2024-07-17T05:38:00Z"/>
  <w16cex:commentExtensible w16cex:durableId="2A732387" w16cex:dateUtc="2024-08-23T05:04:00Z"/>
  <w16cex:commentExtensible w16cex:durableId="2A422F12" w16cex:dateUtc="2024-07-17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80467B" w16cid:durableId="4224B154"/>
  <w16cid:commentId w16cid:paraId="7156CD72" w16cid:durableId="2A425850"/>
  <w16cid:commentId w16cid:paraId="48A5EF59" w16cid:durableId="2A411102"/>
  <w16cid:commentId w16cid:paraId="6D29C0B0" w16cid:durableId="2A4258BF"/>
  <w16cid:commentId w16cid:paraId="1F5C7F91" w16cid:durableId="2A423190"/>
  <w16cid:commentId w16cid:paraId="28C0E94D" w16cid:durableId="2A426394"/>
  <w16cid:commentId w16cid:paraId="7E895888" w16cid:durableId="7D3AF39E"/>
  <w16cid:commentId w16cid:paraId="7D28D94F" w16cid:durableId="1724212C"/>
  <w16cid:commentId w16cid:paraId="72E2BE42" w16cid:durableId="1AE41DF6"/>
  <w16cid:commentId w16cid:paraId="2758741B" w16cid:durableId="2A4204EC"/>
  <w16cid:commentId w16cid:paraId="29CEA742" w16cid:durableId="2A426408"/>
  <w16cid:commentId w16cid:paraId="6F5E71F4" w16cid:durableId="2A732387"/>
  <w16cid:commentId w16cid:paraId="0DF5C2C4" w16cid:durableId="2A422F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A444F" w14:textId="77777777" w:rsidR="00871245" w:rsidRDefault="00871245" w:rsidP="00C26ECA">
      <w:r>
        <w:separator/>
      </w:r>
    </w:p>
  </w:endnote>
  <w:endnote w:type="continuationSeparator" w:id="0">
    <w:p w14:paraId="27D43A58" w14:textId="77777777" w:rsidR="00871245" w:rsidRDefault="00871245" w:rsidP="00C26ECA">
      <w:r>
        <w:continuationSeparator/>
      </w:r>
    </w:p>
  </w:endnote>
  <w:endnote w:type="continuationNotice" w:id="1">
    <w:p w14:paraId="0B6AA5E0" w14:textId="77777777" w:rsidR="00871245" w:rsidRDefault="008712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A79FE" w14:textId="728C0680" w:rsidR="008C2682" w:rsidRPr="002E5BC1" w:rsidRDefault="002E5BC1" w:rsidP="00905266">
    <w:pPr>
      <w:tabs>
        <w:tab w:val="center" w:pos="4513"/>
        <w:tab w:val="right" w:pos="9026"/>
      </w:tabs>
      <w:spacing w:after="0" w:line="240" w:lineRule="auto"/>
      <w:rPr>
        <w:noProof/>
        <w:color w:val="auto"/>
        <w:sz w:val="18"/>
        <w:szCs w:val="18"/>
        <w:lang w:eastAsia="en-AU"/>
      </w:rPr>
    </w:pPr>
    <w:r>
      <w:rPr>
        <w:noProof/>
        <w:color w:val="auto"/>
        <w:sz w:val="18"/>
        <w:szCs w:val="18"/>
        <w:lang w:eastAsia="en-AU"/>
      </w:rPr>
      <w:t>ACT Health NLP Program Builder: Technical Notes</w:t>
    </w:r>
    <w:r w:rsidR="00905266" w:rsidRPr="00905266">
      <w:rPr>
        <w:noProof/>
        <w:color w:val="auto"/>
        <w:sz w:val="18"/>
        <w:szCs w:val="18"/>
        <w:lang w:eastAsia="en-AU"/>
      </w:rPr>
      <w:tab/>
    </w:r>
    <w:r w:rsidR="00905266" w:rsidRPr="00905266">
      <w:rPr>
        <w:noProof/>
        <w:color w:val="auto"/>
        <w:sz w:val="18"/>
        <w:szCs w:val="18"/>
        <w:lang w:eastAsia="en-AU"/>
      </w:rPr>
      <w:tab/>
    </w:r>
    <w:r w:rsidR="00905266" w:rsidRPr="00905266">
      <w:rPr>
        <w:noProof/>
        <w:color w:val="auto"/>
        <w:sz w:val="18"/>
        <w:szCs w:val="18"/>
        <w:lang w:eastAsia="en-AU"/>
      </w:rPr>
      <w:fldChar w:fldCharType="begin"/>
    </w:r>
    <w:r w:rsidR="00905266" w:rsidRPr="00905266">
      <w:rPr>
        <w:noProof/>
        <w:color w:val="auto"/>
        <w:sz w:val="18"/>
        <w:szCs w:val="18"/>
        <w:lang w:eastAsia="en-AU"/>
      </w:rPr>
      <w:instrText xml:space="preserve"> PAGE   \* MERGEFORMAT </w:instrText>
    </w:r>
    <w:r w:rsidR="00905266" w:rsidRPr="00905266">
      <w:rPr>
        <w:noProof/>
        <w:color w:val="auto"/>
        <w:sz w:val="18"/>
        <w:szCs w:val="18"/>
        <w:lang w:eastAsia="en-AU"/>
      </w:rPr>
      <w:fldChar w:fldCharType="separate"/>
    </w:r>
    <w:r w:rsidR="00905266" w:rsidRPr="00905266">
      <w:rPr>
        <w:noProof/>
        <w:color w:val="auto"/>
        <w:sz w:val="18"/>
        <w:szCs w:val="18"/>
        <w:lang w:eastAsia="en-AU"/>
      </w:rPr>
      <w:t>i</w:t>
    </w:r>
    <w:r w:rsidR="00905266" w:rsidRPr="00905266">
      <w:rPr>
        <w:noProof/>
        <w:color w:val="auto"/>
        <w:sz w:val="18"/>
        <w:szCs w:val="18"/>
        <w:lang w:eastAsia="en-AU"/>
      </w:rPr>
      <w:fldChar w:fldCharType="end"/>
    </w:r>
    <w:r w:rsidR="00905266" w:rsidRPr="00905266">
      <w:rPr>
        <w:noProof/>
        <w:color w:val="auto"/>
        <w:sz w:val="18"/>
        <w:szCs w:val="18"/>
        <w:lang w:eastAsia="en-AU"/>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41F9" w14:textId="77777777" w:rsidR="00905266" w:rsidRDefault="00905266" w:rsidP="00905266">
    <w:pP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64A6C" w14:textId="77777777" w:rsidR="00871245" w:rsidRDefault="00871245" w:rsidP="00C26ECA">
      <w:r>
        <w:separator/>
      </w:r>
    </w:p>
  </w:footnote>
  <w:footnote w:type="continuationSeparator" w:id="0">
    <w:p w14:paraId="55D52370" w14:textId="77777777" w:rsidR="00871245" w:rsidRDefault="00871245" w:rsidP="00C26ECA">
      <w:r>
        <w:continuationSeparator/>
      </w:r>
    </w:p>
  </w:footnote>
  <w:footnote w:type="continuationNotice" w:id="1">
    <w:p w14:paraId="39D8026B" w14:textId="77777777" w:rsidR="00871245" w:rsidRDefault="008712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EB863" w14:textId="77777777" w:rsidR="00A7723D" w:rsidRDefault="00A7723D">
    <w:pPr>
      <w:pStyle w:val="Header"/>
      <w:tabs>
        <w:tab w:val="clear" w:pos="4513"/>
        <w:tab w:val="clear" w:pos="9026"/>
        <w:tab w:val="left" w:pos="16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1C5B9" w14:textId="77777777" w:rsidR="00AB49B4" w:rsidRPr="00905266" w:rsidRDefault="00AB49B4" w:rsidP="0090526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5812D" w14:textId="77777777" w:rsidR="00905266" w:rsidRPr="00905266" w:rsidRDefault="00905266" w:rsidP="00905266"/>
</w:hdr>
</file>

<file path=word/intelligence2.xml><?xml version="1.0" encoding="utf-8"?>
<int2:intelligence xmlns:int2="http://schemas.microsoft.com/office/intelligence/2020/intelligence" xmlns:oel="http://schemas.microsoft.com/office/2019/extlst">
  <int2:observations>
    <int2:textHash int2:hashCode="/bG6waW1ImdXn+" int2:id="GelLJsHO">
      <int2:state int2:value="Rejected" int2:type="AugLoop_Text_Critique"/>
    </int2:textHash>
    <int2:textHash int2:hashCode="D1N4mHK3rovW4I" int2:id="Ll2FJFMS">
      <int2:state int2:value="Rejected" int2:type="AugLoop_Text_Critique"/>
    </int2:textHash>
    <int2:textHash int2:hashCode="k+mggahkOFMDC/" int2:id="N5zO5t3g">
      <int2:state int2:value="Rejected" int2:type="AugLoop_Text_Critique"/>
    </int2:textHash>
    <int2:textHash int2:hashCode="a4DZTuNPZDnz6Q" int2:id="XVAmVROe">
      <int2:state int2:value="Rejected" int2:type="AugLoop_Text_Critique"/>
    </int2:textHash>
    <int2:textHash int2:hashCode="KJV1cCUBsouhFb" int2:id="jcObdom1">
      <int2:state int2:value="Rejected" int2:type="AugLoop_Text_Critique"/>
    </int2:textHash>
    <int2:textHash int2:hashCode="KPdDd0l8R/p8ez" int2:id="nFLQoIIW">
      <int2:state int2:value="Rejected" int2:type="AugLoop_Text_Critique"/>
    </int2:textHash>
    <int2:textHash int2:hashCode="HxZUD5U2goHpy5" int2:id="pOX3fqr6">
      <int2:state int2:value="Rejected" int2:type="AugLoop_Text_Critique"/>
    </int2:textHash>
    <int2:textHash int2:hashCode="ybmkl5djDwQfOz" int2:id="vmkt0GiI">
      <int2:state int2:value="Rejected" int2:type="AugLoop_Text_Critique"/>
    </int2:textHash>
    <int2:bookmark int2:bookmarkName="_Int_yBcQh7Xy" int2:invalidationBookmarkName="" int2:hashCode="1fvKFyJTayccsa" int2:id="VOENbk1Q">
      <int2:state int2:value="Rejected" int2:type="AugLoop_Text_Critique"/>
    </int2:bookmark>
    <int2:bookmark int2:bookmarkName="_Int_BBwdPmxv" int2:invalidationBookmarkName="" int2:hashCode="/wk106hvx558sW" int2:id="ZGdyMlOj">
      <int2:state int2:value="Rejected" int2:type="AugLoop_Text_Critique"/>
    </int2:bookmark>
    <int2:bookmark int2:bookmarkName="_Int_0fHGJBY4" int2:invalidationBookmarkName="" int2:hashCode="gvmOhMICy11qmG" int2:id="oFldS0j8">
      <int2:state int2:value="Rejected" int2:type="AugLoop_Text_Critique"/>
    </int2:bookmark>
    <int2:bookmark int2:bookmarkName="_Int_TQk8DYD4" int2:invalidationBookmarkName="" int2:hashCode="Gy9P6Bm//Lfq8S" int2:id="zTYOcn5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1E4A2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8A64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BCEDF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A2E1BD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2B82E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AEE8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467E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9AD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B0C4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68801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7872E"/>
    <w:multiLevelType w:val="hybridMultilevel"/>
    <w:tmpl w:val="FFFFFFFF"/>
    <w:lvl w:ilvl="0" w:tplc="57EC9388">
      <w:start w:val="1"/>
      <w:numFmt w:val="bullet"/>
      <w:lvlText w:val=""/>
      <w:lvlJc w:val="left"/>
      <w:pPr>
        <w:ind w:left="720" w:hanging="360"/>
      </w:pPr>
      <w:rPr>
        <w:rFonts w:ascii="Symbol" w:hAnsi="Symbol" w:hint="default"/>
      </w:rPr>
    </w:lvl>
    <w:lvl w:ilvl="1" w:tplc="5E02D7B0">
      <w:start w:val="1"/>
      <w:numFmt w:val="bullet"/>
      <w:lvlText w:val="o"/>
      <w:lvlJc w:val="left"/>
      <w:pPr>
        <w:ind w:left="1440" w:hanging="360"/>
      </w:pPr>
      <w:rPr>
        <w:rFonts w:ascii="Courier New" w:hAnsi="Courier New" w:hint="default"/>
      </w:rPr>
    </w:lvl>
    <w:lvl w:ilvl="2" w:tplc="06BA6388">
      <w:start w:val="1"/>
      <w:numFmt w:val="bullet"/>
      <w:lvlText w:val=""/>
      <w:lvlJc w:val="left"/>
      <w:pPr>
        <w:ind w:left="2160" w:hanging="360"/>
      </w:pPr>
      <w:rPr>
        <w:rFonts w:ascii="Wingdings" w:hAnsi="Wingdings" w:hint="default"/>
      </w:rPr>
    </w:lvl>
    <w:lvl w:ilvl="3" w:tplc="DF66DD00">
      <w:start w:val="1"/>
      <w:numFmt w:val="bullet"/>
      <w:lvlText w:val=""/>
      <w:lvlJc w:val="left"/>
      <w:pPr>
        <w:ind w:left="2880" w:hanging="360"/>
      </w:pPr>
      <w:rPr>
        <w:rFonts w:ascii="Symbol" w:hAnsi="Symbol" w:hint="default"/>
      </w:rPr>
    </w:lvl>
    <w:lvl w:ilvl="4" w:tplc="DE200F72">
      <w:start w:val="1"/>
      <w:numFmt w:val="bullet"/>
      <w:lvlText w:val="o"/>
      <w:lvlJc w:val="left"/>
      <w:pPr>
        <w:ind w:left="3600" w:hanging="360"/>
      </w:pPr>
      <w:rPr>
        <w:rFonts w:ascii="Courier New" w:hAnsi="Courier New" w:hint="default"/>
      </w:rPr>
    </w:lvl>
    <w:lvl w:ilvl="5" w:tplc="D19AB350">
      <w:start w:val="1"/>
      <w:numFmt w:val="bullet"/>
      <w:lvlText w:val=""/>
      <w:lvlJc w:val="left"/>
      <w:pPr>
        <w:ind w:left="4320" w:hanging="360"/>
      </w:pPr>
      <w:rPr>
        <w:rFonts w:ascii="Wingdings" w:hAnsi="Wingdings" w:hint="default"/>
      </w:rPr>
    </w:lvl>
    <w:lvl w:ilvl="6" w:tplc="AA3A0BC8">
      <w:start w:val="1"/>
      <w:numFmt w:val="bullet"/>
      <w:lvlText w:val=""/>
      <w:lvlJc w:val="left"/>
      <w:pPr>
        <w:ind w:left="5040" w:hanging="360"/>
      </w:pPr>
      <w:rPr>
        <w:rFonts w:ascii="Symbol" w:hAnsi="Symbol" w:hint="default"/>
      </w:rPr>
    </w:lvl>
    <w:lvl w:ilvl="7" w:tplc="64D227B2">
      <w:start w:val="1"/>
      <w:numFmt w:val="bullet"/>
      <w:lvlText w:val="o"/>
      <w:lvlJc w:val="left"/>
      <w:pPr>
        <w:ind w:left="5760" w:hanging="360"/>
      </w:pPr>
      <w:rPr>
        <w:rFonts w:ascii="Courier New" w:hAnsi="Courier New" w:hint="default"/>
      </w:rPr>
    </w:lvl>
    <w:lvl w:ilvl="8" w:tplc="44200CFA">
      <w:start w:val="1"/>
      <w:numFmt w:val="bullet"/>
      <w:lvlText w:val=""/>
      <w:lvlJc w:val="left"/>
      <w:pPr>
        <w:ind w:left="6480" w:hanging="360"/>
      </w:pPr>
      <w:rPr>
        <w:rFonts w:ascii="Wingdings" w:hAnsi="Wingdings" w:hint="default"/>
      </w:rPr>
    </w:lvl>
  </w:abstractNum>
  <w:abstractNum w:abstractNumId="11" w15:restartNumberingAfterBreak="0">
    <w:nsid w:val="05CB4996"/>
    <w:multiLevelType w:val="hybridMultilevel"/>
    <w:tmpl w:val="FFFFFFFF"/>
    <w:lvl w:ilvl="0" w:tplc="C632FBA8">
      <w:start w:val="1"/>
      <w:numFmt w:val="bullet"/>
      <w:lvlText w:val=""/>
      <w:lvlJc w:val="left"/>
      <w:pPr>
        <w:ind w:left="720" w:hanging="360"/>
      </w:pPr>
      <w:rPr>
        <w:rFonts w:ascii="Symbol" w:hAnsi="Symbol" w:hint="default"/>
      </w:rPr>
    </w:lvl>
    <w:lvl w:ilvl="1" w:tplc="E4260CCC">
      <w:start w:val="1"/>
      <w:numFmt w:val="bullet"/>
      <w:lvlText w:val="o"/>
      <w:lvlJc w:val="left"/>
      <w:pPr>
        <w:ind w:left="1440" w:hanging="360"/>
      </w:pPr>
      <w:rPr>
        <w:rFonts w:ascii="Courier New" w:hAnsi="Courier New" w:hint="default"/>
      </w:rPr>
    </w:lvl>
    <w:lvl w:ilvl="2" w:tplc="4DFE6342">
      <w:start w:val="1"/>
      <w:numFmt w:val="bullet"/>
      <w:lvlText w:val=""/>
      <w:lvlJc w:val="left"/>
      <w:pPr>
        <w:ind w:left="2160" w:hanging="360"/>
      </w:pPr>
      <w:rPr>
        <w:rFonts w:ascii="Wingdings" w:hAnsi="Wingdings" w:hint="default"/>
      </w:rPr>
    </w:lvl>
    <w:lvl w:ilvl="3" w:tplc="3246F04A">
      <w:start w:val="1"/>
      <w:numFmt w:val="bullet"/>
      <w:lvlText w:val=""/>
      <w:lvlJc w:val="left"/>
      <w:pPr>
        <w:ind w:left="2880" w:hanging="360"/>
      </w:pPr>
      <w:rPr>
        <w:rFonts w:ascii="Symbol" w:hAnsi="Symbol" w:hint="default"/>
      </w:rPr>
    </w:lvl>
    <w:lvl w:ilvl="4" w:tplc="EB32915E">
      <w:start w:val="1"/>
      <w:numFmt w:val="bullet"/>
      <w:lvlText w:val="o"/>
      <w:lvlJc w:val="left"/>
      <w:pPr>
        <w:ind w:left="3600" w:hanging="360"/>
      </w:pPr>
      <w:rPr>
        <w:rFonts w:ascii="Courier New" w:hAnsi="Courier New" w:hint="default"/>
      </w:rPr>
    </w:lvl>
    <w:lvl w:ilvl="5" w:tplc="3F18FEA6">
      <w:start w:val="1"/>
      <w:numFmt w:val="bullet"/>
      <w:lvlText w:val=""/>
      <w:lvlJc w:val="left"/>
      <w:pPr>
        <w:ind w:left="4320" w:hanging="360"/>
      </w:pPr>
      <w:rPr>
        <w:rFonts w:ascii="Wingdings" w:hAnsi="Wingdings" w:hint="default"/>
      </w:rPr>
    </w:lvl>
    <w:lvl w:ilvl="6" w:tplc="BB402900">
      <w:start w:val="1"/>
      <w:numFmt w:val="bullet"/>
      <w:lvlText w:val=""/>
      <w:lvlJc w:val="left"/>
      <w:pPr>
        <w:ind w:left="5040" w:hanging="360"/>
      </w:pPr>
      <w:rPr>
        <w:rFonts w:ascii="Symbol" w:hAnsi="Symbol" w:hint="default"/>
      </w:rPr>
    </w:lvl>
    <w:lvl w:ilvl="7" w:tplc="6E66DA94">
      <w:start w:val="1"/>
      <w:numFmt w:val="bullet"/>
      <w:lvlText w:val="o"/>
      <w:lvlJc w:val="left"/>
      <w:pPr>
        <w:ind w:left="5760" w:hanging="360"/>
      </w:pPr>
      <w:rPr>
        <w:rFonts w:ascii="Courier New" w:hAnsi="Courier New" w:hint="default"/>
      </w:rPr>
    </w:lvl>
    <w:lvl w:ilvl="8" w:tplc="00D401AE">
      <w:start w:val="1"/>
      <w:numFmt w:val="bullet"/>
      <w:lvlText w:val=""/>
      <w:lvlJc w:val="left"/>
      <w:pPr>
        <w:ind w:left="6480" w:hanging="360"/>
      </w:pPr>
      <w:rPr>
        <w:rFonts w:ascii="Wingdings" w:hAnsi="Wingdings" w:hint="default"/>
      </w:rPr>
    </w:lvl>
  </w:abstractNum>
  <w:abstractNum w:abstractNumId="12" w15:restartNumberingAfterBreak="0">
    <w:nsid w:val="06C17602"/>
    <w:multiLevelType w:val="hybridMultilevel"/>
    <w:tmpl w:val="FFFFFFFF"/>
    <w:lvl w:ilvl="0" w:tplc="E16A3960">
      <w:start w:val="1"/>
      <w:numFmt w:val="bullet"/>
      <w:lvlText w:val=""/>
      <w:lvlJc w:val="left"/>
      <w:pPr>
        <w:ind w:left="720" w:hanging="360"/>
      </w:pPr>
      <w:rPr>
        <w:rFonts w:ascii="Symbol" w:hAnsi="Symbol" w:hint="default"/>
      </w:rPr>
    </w:lvl>
    <w:lvl w:ilvl="1" w:tplc="9294CC9A">
      <w:start w:val="1"/>
      <w:numFmt w:val="bullet"/>
      <w:lvlText w:val="o"/>
      <w:lvlJc w:val="left"/>
      <w:pPr>
        <w:ind w:left="1440" w:hanging="360"/>
      </w:pPr>
      <w:rPr>
        <w:rFonts w:ascii="Courier New" w:hAnsi="Courier New" w:hint="default"/>
      </w:rPr>
    </w:lvl>
    <w:lvl w:ilvl="2" w:tplc="DA685A04">
      <w:start w:val="1"/>
      <w:numFmt w:val="bullet"/>
      <w:lvlText w:val=""/>
      <w:lvlJc w:val="left"/>
      <w:pPr>
        <w:ind w:left="2160" w:hanging="360"/>
      </w:pPr>
      <w:rPr>
        <w:rFonts w:ascii="Wingdings" w:hAnsi="Wingdings" w:hint="default"/>
      </w:rPr>
    </w:lvl>
    <w:lvl w:ilvl="3" w:tplc="E6829030">
      <w:start w:val="1"/>
      <w:numFmt w:val="bullet"/>
      <w:lvlText w:val=""/>
      <w:lvlJc w:val="left"/>
      <w:pPr>
        <w:ind w:left="2880" w:hanging="360"/>
      </w:pPr>
      <w:rPr>
        <w:rFonts w:ascii="Symbol" w:hAnsi="Symbol" w:hint="default"/>
      </w:rPr>
    </w:lvl>
    <w:lvl w:ilvl="4" w:tplc="02E6B3BA">
      <w:start w:val="1"/>
      <w:numFmt w:val="bullet"/>
      <w:lvlText w:val="o"/>
      <w:lvlJc w:val="left"/>
      <w:pPr>
        <w:ind w:left="3600" w:hanging="360"/>
      </w:pPr>
      <w:rPr>
        <w:rFonts w:ascii="Courier New" w:hAnsi="Courier New" w:hint="default"/>
      </w:rPr>
    </w:lvl>
    <w:lvl w:ilvl="5" w:tplc="659C7452">
      <w:start w:val="1"/>
      <w:numFmt w:val="bullet"/>
      <w:lvlText w:val=""/>
      <w:lvlJc w:val="left"/>
      <w:pPr>
        <w:ind w:left="4320" w:hanging="360"/>
      </w:pPr>
      <w:rPr>
        <w:rFonts w:ascii="Wingdings" w:hAnsi="Wingdings" w:hint="default"/>
      </w:rPr>
    </w:lvl>
    <w:lvl w:ilvl="6" w:tplc="CB4240CA">
      <w:start w:val="1"/>
      <w:numFmt w:val="bullet"/>
      <w:lvlText w:val=""/>
      <w:lvlJc w:val="left"/>
      <w:pPr>
        <w:ind w:left="5040" w:hanging="360"/>
      </w:pPr>
      <w:rPr>
        <w:rFonts w:ascii="Symbol" w:hAnsi="Symbol" w:hint="default"/>
      </w:rPr>
    </w:lvl>
    <w:lvl w:ilvl="7" w:tplc="FDCADA1E">
      <w:start w:val="1"/>
      <w:numFmt w:val="bullet"/>
      <w:lvlText w:val="o"/>
      <w:lvlJc w:val="left"/>
      <w:pPr>
        <w:ind w:left="5760" w:hanging="360"/>
      </w:pPr>
      <w:rPr>
        <w:rFonts w:ascii="Courier New" w:hAnsi="Courier New" w:hint="default"/>
      </w:rPr>
    </w:lvl>
    <w:lvl w:ilvl="8" w:tplc="39087A8C">
      <w:start w:val="1"/>
      <w:numFmt w:val="bullet"/>
      <w:lvlText w:val=""/>
      <w:lvlJc w:val="left"/>
      <w:pPr>
        <w:ind w:left="6480" w:hanging="360"/>
      </w:pPr>
      <w:rPr>
        <w:rFonts w:ascii="Wingdings" w:hAnsi="Wingdings" w:hint="default"/>
      </w:rPr>
    </w:lvl>
  </w:abstractNum>
  <w:abstractNum w:abstractNumId="13" w15:restartNumberingAfterBreak="0">
    <w:nsid w:val="11545D6D"/>
    <w:multiLevelType w:val="hybridMultilevel"/>
    <w:tmpl w:val="FFFFFFFF"/>
    <w:lvl w:ilvl="0" w:tplc="7DF47584">
      <w:start w:val="1"/>
      <w:numFmt w:val="bullet"/>
      <w:lvlText w:val=""/>
      <w:lvlJc w:val="left"/>
      <w:pPr>
        <w:ind w:left="720" w:hanging="360"/>
      </w:pPr>
      <w:rPr>
        <w:rFonts w:ascii="Symbol" w:hAnsi="Symbol" w:hint="default"/>
      </w:rPr>
    </w:lvl>
    <w:lvl w:ilvl="1" w:tplc="DB46B3DE">
      <w:start w:val="1"/>
      <w:numFmt w:val="bullet"/>
      <w:lvlText w:val="o"/>
      <w:lvlJc w:val="left"/>
      <w:pPr>
        <w:ind w:left="1440" w:hanging="360"/>
      </w:pPr>
      <w:rPr>
        <w:rFonts w:ascii="Courier New" w:hAnsi="Courier New" w:hint="default"/>
      </w:rPr>
    </w:lvl>
    <w:lvl w:ilvl="2" w:tplc="D17E7C2E">
      <w:start w:val="1"/>
      <w:numFmt w:val="bullet"/>
      <w:lvlText w:val=""/>
      <w:lvlJc w:val="left"/>
      <w:pPr>
        <w:ind w:left="2160" w:hanging="360"/>
      </w:pPr>
      <w:rPr>
        <w:rFonts w:ascii="Wingdings" w:hAnsi="Wingdings" w:hint="default"/>
      </w:rPr>
    </w:lvl>
    <w:lvl w:ilvl="3" w:tplc="6F4AFABA">
      <w:start w:val="1"/>
      <w:numFmt w:val="bullet"/>
      <w:lvlText w:val=""/>
      <w:lvlJc w:val="left"/>
      <w:pPr>
        <w:ind w:left="2880" w:hanging="360"/>
      </w:pPr>
      <w:rPr>
        <w:rFonts w:ascii="Symbol" w:hAnsi="Symbol" w:hint="default"/>
      </w:rPr>
    </w:lvl>
    <w:lvl w:ilvl="4" w:tplc="5BBCCCCA">
      <w:start w:val="1"/>
      <w:numFmt w:val="bullet"/>
      <w:lvlText w:val="o"/>
      <w:lvlJc w:val="left"/>
      <w:pPr>
        <w:ind w:left="3600" w:hanging="360"/>
      </w:pPr>
      <w:rPr>
        <w:rFonts w:ascii="Courier New" w:hAnsi="Courier New" w:hint="default"/>
      </w:rPr>
    </w:lvl>
    <w:lvl w:ilvl="5" w:tplc="DE1ED442">
      <w:start w:val="1"/>
      <w:numFmt w:val="bullet"/>
      <w:lvlText w:val=""/>
      <w:lvlJc w:val="left"/>
      <w:pPr>
        <w:ind w:left="4320" w:hanging="360"/>
      </w:pPr>
      <w:rPr>
        <w:rFonts w:ascii="Wingdings" w:hAnsi="Wingdings" w:hint="default"/>
      </w:rPr>
    </w:lvl>
    <w:lvl w:ilvl="6" w:tplc="6D967B8E">
      <w:start w:val="1"/>
      <w:numFmt w:val="bullet"/>
      <w:lvlText w:val=""/>
      <w:lvlJc w:val="left"/>
      <w:pPr>
        <w:ind w:left="5040" w:hanging="360"/>
      </w:pPr>
      <w:rPr>
        <w:rFonts w:ascii="Symbol" w:hAnsi="Symbol" w:hint="default"/>
      </w:rPr>
    </w:lvl>
    <w:lvl w:ilvl="7" w:tplc="55B21642">
      <w:start w:val="1"/>
      <w:numFmt w:val="bullet"/>
      <w:lvlText w:val="o"/>
      <w:lvlJc w:val="left"/>
      <w:pPr>
        <w:ind w:left="5760" w:hanging="360"/>
      </w:pPr>
      <w:rPr>
        <w:rFonts w:ascii="Courier New" w:hAnsi="Courier New" w:hint="default"/>
      </w:rPr>
    </w:lvl>
    <w:lvl w:ilvl="8" w:tplc="2BDA9420">
      <w:start w:val="1"/>
      <w:numFmt w:val="bullet"/>
      <w:lvlText w:val=""/>
      <w:lvlJc w:val="left"/>
      <w:pPr>
        <w:ind w:left="6480" w:hanging="360"/>
      </w:pPr>
      <w:rPr>
        <w:rFonts w:ascii="Wingdings" w:hAnsi="Wingdings" w:hint="default"/>
      </w:rPr>
    </w:lvl>
  </w:abstractNum>
  <w:abstractNum w:abstractNumId="14" w15:restartNumberingAfterBreak="0">
    <w:nsid w:val="13BF730B"/>
    <w:multiLevelType w:val="hybridMultilevel"/>
    <w:tmpl w:val="FFFFFFFF"/>
    <w:lvl w:ilvl="0" w:tplc="E10AF05E">
      <w:start w:val="1"/>
      <w:numFmt w:val="bullet"/>
      <w:lvlText w:val=""/>
      <w:lvlJc w:val="left"/>
      <w:pPr>
        <w:ind w:left="720" w:hanging="360"/>
      </w:pPr>
      <w:rPr>
        <w:rFonts w:ascii="Symbol" w:hAnsi="Symbol" w:hint="default"/>
      </w:rPr>
    </w:lvl>
    <w:lvl w:ilvl="1" w:tplc="F5B83EE8">
      <w:start w:val="1"/>
      <w:numFmt w:val="bullet"/>
      <w:lvlText w:val="o"/>
      <w:lvlJc w:val="left"/>
      <w:pPr>
        <w:ind w:left="1440" w:hanging="360"/>
      </w:pPr>
      <w:rPr>
        <w:rFonts w:ascii="Courier New" w:hAnsi="Courier New" w:hint="default"/>
      </w:rPr>
    </w:lvl>
    <w:lvl w:ilvl="2" w:tplc="B69ADC76">
      <w:start w:val="1"/>
      <w:numFmt w:val="bullet"/>
      <w:lvlText w:val=""/>
      <w:lvlJc w:val="left"/>
      <w:pPr>
        <w:ind w:left="2160" w:hanging="360"/>
      </w:pPr>
      <w:rPr>
        <w:rFonts w:ascii="Wingdings" w:hAnsi="Wingdings" w:hint="default"/>
      </w:rPr>
    </w:lvl>
    <w:lvl w:ilvl="3" w:tplc="2452D1C4">
      <w:start w:val="1"/>
      <w:numFmt w:val="bullet"/>
      <w:lvlText w:val=""/>
      <w:lvlJc w:val="left"/>
      <w:pPr>
        <w:ind w:left="2880" w:hanging="360"/>
      </w:pPr>
      <w:rPr>
        <w:rFonts w:ascii="Symbol" w:hAnsi="Symbol" w:hint="default"/>
      </w:rPr>
    </w:lvl>
    <w:lvl w:ilvl="4" w:tplc="C1C2B650">
      <w:start w:val="1"/>
      <w:numFmt w:val="bullet"/>
      <w:lvlText w:val="o"/>
      <w:lvlJc w:val="left"/>
      <w:pPr>
        <w:ind w:left="3600" w:hanging="360"/>
      </w:pPr>
      <w:rPr>
        <w:rFonts w:ascii="Courier New" w:hAnsi="Courier New" w:hint="default"/>
      </w:rPr>
    </w:lvl>
    <w:lvl w:ilvl="5" w:tplc="CECCDF7E">
      <w:start w:val="1"/>
      <w:numFmt w:val="bullet"/>
      <w:lvlText w:val=""/>
      <w:lvlJc w:val="left"/>
      <w:pPr>
        <w:ind w:left="4320" w:hanging="360"/>
      </w:pPr>
      <w:rPr>
        <w:rFonts w:ascii="Wingdings" w:hAnsi="Wingdings" w:hint="default"/>
      </w:rPr>
    </w:lvl>
    <w:lvl w:ilvl="6" w:tplc="90E8870C">
      <w:start w:val="1"/>
      <w:numFmt w:val="bullet"/>
      <w:lvlText w:val=""/>
      <w:lvlJc w:val="left"/>
      <w:pPr>
        <w:ind w:left="5040" w:hanging="360"/>
      </w:pPr>
      <w:rPr>
        <w:rFonts w:ascii="Symbol" w:hAnsi="Symbol" w:hint="default"/>
      </w:rPr>
    </w:lvl>
    <w:lvl w:ilvl="7" w:tplc="49C0C61E">
      <w:start w:val="1"/>
      <w:numFmt w:val="bullet"/>
      <w:lvlText w:val="o"/>
      <w:lvlJc w:val="left"/>
      <w:pPr>
        <w:ind w:left="5760" w:hanging="360"/>
      </w:pPr>
      <w:rPr>
        <w:rFonts w:ascii="Courier New" w:hAnsi="Courier New" w:hint="default"/>
      </w:rPr>
    </w:lvl>
    <w:lvl w:ilvl="8" w:tplc="FD0A1E4C">
      <w:start w:val="1"/>
      <w:numFmt w:val="bullet"/>
      <w:lvlText w:val=""/>
      <w:lvlJc w:val="left"/>
      <w:pPr>
        <w:ind w:left="6480" w:hanging="360"/>
      </w:pPr>
      <w:rPr>
        <w:rFonts w:ascii="Wingdings" w:hAnsi="Wingdings" w:hint="default"/>
      </w:rPr>
    </w:lvl>
  </w:abstractNum>
  <w:abstractNum w:abstractNumId="15" w15:restartNumberingAfterBreak="0">
    <w:nsid w:val="1793D5A9"/>
    <w:multiLevelType w:val="hybridMultilevel"/>
    <w:tmpl w:val="FFFFFFFF"/>
    <w:lvl w:ilvl="0" w:tplc="F2E01108">
      <w:start w:val="1"/>
      <w:numFmt w:val="bullet"/>
      <w:lvlText w:val=""/>
      <w:lvlJc w:val="left"/>
      <w:pPr>
        <w:ind w:left="720" w:hanging="360"/>
      </w:pPr>
      <w:rPr>
        <w:rFonts w:ascii="Symbol" w:hAnsi="Symbol" w:hint="default"/>
      </w:rPr>
    </w:lvl>
    <w:lvl w:ilvl="1" w:tplc="CE4CAEE0">
      <w:start w:val="1"/>
      <w:numFmt w:val="bullet"/>
      <w:lvlText w:val="o"/>
      <w:lvlJc w:val="left"/>
      <w:pPr>
        <w:ind w:left="1440" w:hanging="360"/>
      </w:pPr>
      <w:rPr>
        <w:rFonts w:ascii="Courier New" w:hAnsi="Courier New" w:hint="default"/>
      </w:rPr>
    </w:lvl>
    <w:lvl w:ilvl="2" w:tplc="688A0504">
      <w:start w:val="1"/>
      <w:numFmt w:val="bullet"/>
      <w:lvlText w:val=""/>
      <w:lvlJc w:val="left"/>
      <w:pPr>
        <w:ind w:left="2160" w:hanging="360"/>
      </w:pPr>
      <w:rPr>
        <w:rFonts w:ascii="Wingdings" w:hAnsi="Wingdings" w:hint="default"/>
      </w:rPr>
    </w:lvl>
    <w:lvl w:ilvl="3" w:tplc="B98CC326">
      <w:start w:val="1"/>
      <w:numFmt w:val="bullet"/>
      <w:lvlText w:val=""/>
      <w:lvlJc w:val="left"/>
      <w:pPr>
        <w:ind w:left="2880" w:hanging="360"/>
      </w:pPr>
      <w:rPr>
        <w:rFonts w:ascii="Symbol" w:hAnsi="Symbol" w:hint="default"/>
      </w:rPr>
    </w:lvl>
    <w:lvl w:ilvl="4" w:tplc="3664F44E">
      <w:start w:val="1"/>
      <w:numFmt w:val="bullet"/>
      <w:lvlText w:val="o"/>
      <w:lvlJc w:val="left"/>
      <w:pPr>
        <w:ind w:left="3600" w:hanging="360"/>
      </w:pPr>
      <w:rPr>
        <w:rFonts w:ascii="Courier New" w:hAnsi="Courier New" w:hint="default"/>
      </w:rPr>
    </w:lvl>
    <w:lvl w:ilvl="5" w:tplc="EECE047E">
      <w:start w:val="1"/>
      <w:numFmt w:val="bullet"/>
      <w:lvlText w:val=""/>
      <w:lvlJc w:val="left"/>
      <w:pPr>
        <w:ind w:left="4320" w:hanging="360"/>
      </w:pPr>
      <w:rPr>
        <w:rFonts w:ascii="Wingdings" w:hAnsi="Wingdings" w:hint="default"/>
      </w:rPr>
    </w:lvl>
    <w:lvl w:ilvl="6" w:tplc="BD2256E0">
      <w:start w:val="1"/>
      <w:numFmt w:val="bullet"/>
      <w:lvlText w:val=""/>
      <w:lvlJc w:val="left"/>
      <w:pPr>
        <w:ind w:left="5040" w:hanging="360"/>
      </w:pPr>
      <w:rPr>
        <w:rFonts w:ascii="Symbol" w:hAnsi="Symbol" w:hint="default"/>
      </w:rPr>
    </w:lvl>
    <w:lvl w:ilvl="7" w:tplc="573C298E">
      <w:start w:val="1"/>
      <w:numFmt w:val="bullet"/>
      <w:lvlText w:val="o"/>
      <w:lvlJc w:val="left"/>
      <w:pPr>
        <w:ind w:left="5760" w:hanging="360"/>
      </w:pPr>
      <w:rPr>
        <w:rFonts w:ascii="Courier New" w:hAnsi="Courier New" w:hint="default"/>
      </w:rPr>
    </w:lvl>
    <w:lvl w:ilvl="8" w:tplc="81F2A0A8">
      <w:start w:val="1"/>
      <w:numFmt w:val="bullet"/>
      <w:lvlText w:val=""/>
      <w:lvlJc w:val="left"/>
      <w:pPr>
        <w:ind w:left="6480" w:hanging="360"/>
      </w:pPr>
      <w:rPr>
        <w:rFonts w:ascii="Wingdings" w:hAnsi="Wingdings" w:hint="default"/>
      </w:rPr>
    </w:lvl>
  </w:abstractNum>
  <w:abstractNum w:abstractNumId="16" w15:restartNumberingAfterBreak="0">
    <w:nsid w:val="18B047D8"/>
    <w:multiLevelType w:val="hybridMultilevel"/>
    <w:tmpl w:val="B448B388"/>
    <w:lvl w:ilvl="0" w:tplc="115401B4">
      <w:start w:val="1"/>
      <w:numFmt w:val="bullet"/>
      <w:pStyle w:val="Bulletlevel2"/>
      <w:lvlText w:val="­"/>
      <w:lvlJc w:val="left"/>
      <w:pPr>
        <w:ind w:left="1003" w:hanging="360"/>
      </w:pPr>
      <w:rPr>
        <w:rFonts w:ascii="Courier New" w:hAnsi="Courier New"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17" w15:restartNumberingAfterBreak="0">
    <w:nsid w:val="220F418A"/>
    <w:multiLevelType w:val="hybridMultilevel"/>
    <w:tmpl w:val="21066524"/>
    <w:lvl w:ilvl="0" w:tplc="6CB84F12">
      <w:start w:val="1"/>
      <w:numFmt w:val="bullet"/>
      <w:pStyle w:val="Bulletleve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31E49E7"/>
    <w:multiLevelType w:val="hybridMultilevel"/>
    <w:tmpl w:val="FFFFFFFF"/>
    <w:lvl w:ilvl="0" w:tplc="CCDEECDA">
      <w:start w:val="1"/>
      <w:numFmt w:val="bullet"/>
      <w:lvlText w:val=""/>
      <w:lvlJc w:val="left"/>
      <w:pPr>
        <w:ind w:left="720" w:hanging="360"/>
      </w:pPr>
      <w:rPr>
        <w:rFonts w:ascii="Symbol" w:hAnsi="Symbol" w:hint="default"/>
      </w:rPr>
    </w:lvl>
    <w:lvl w:ilvl="1" w:tplc="16622F9A">
      <w:start w:val="1"/>
      <w:numFmt w:val="bullet"/>
      <w:lvlText w:val="o"/>
      <w:lvlJc w:val="left"/>
      <w:pPr>
        <w:ind w:left="1440" w:hanging="360"/>
      </w:pPr>
      <w:rPr>
        <w:rFonts w:ascii="Courier New" w:hAnsi="Courier New" w:hint="default"/>
      </w:rPr>
    </w:lvl>
    <w:lvl w:ilvl="2" w:tplc="7FE62000">
      <w:start w:val="1"/>
      <w:numFmt w:val="bullet"/>
      <w:lvlText w:val=""/>
      <w:lvlJc w:val="left"/>
      <w:pPr>
        <w:ind w:left="2160" w:hanging="360"/>
      </w:pPr>
      <w:rPr>
        <w:rFonts w:ascii="Wingdings" w:hAnsi="Wingdings" w:hint="default"/>
      </w:rPr>
    </w:lvl>
    <w:lvl w:ilvl="3" w:tplc="25B86900">
      <w:start w:val="1"/>
      <w:numFmt w:val="bullet"/>
      <w:lvlText w:val=""/>
      <w:lvlJc w:val="left"/>
      <w:pPr>
        <w:ind w:left="2880" w:hanging="360"/>
      </w:pPr>
      <w:rPr>
        <w:rFonts w:ascii="Symbol" w:hAnsi="Symbol" w:hint="default"/>
      </w:rPr>
    </w:lvl>
    <w:lvl w:ilvl="4" w:tplc="862480C8">
      <w:start w:val="1"/>
      <w:numFmt w:val="bullet"/>
      <w:lvlText w:val="o"/>
      <w:lvlJc w:val="left"/>
      <w:pPr>
        <w:ind w:left="3600" w:hanging="360"/>
      </w:pPr>
      <w:rPr>
        <w:rFonts w:ascii="Courier New" w:hAnsi="Courier New" w:hint="default"/>
      </w:rPr>
    </w:lvl>
    <w:lvl w:ilvl="5" w:tplc="0D082868">
      <w:start w:val="1"/>
      <w:numFmt w:val="bullet"/>
      <w:lvlText w:val=""/>
      <w:lvlJc w:val="left"/>
      <w:pPr>
        <w:ind w:left="4320" w:hanging="360"/>
      </w:pPr>
      <w:rPr>
        <w:rFonts w:ascii="Wingdings" w:hAnsi="Wingdings" w:hint="default"/>
      </w:rPr>
    </w:lvl>
    <w:lvl w:ilvl="6" w:tplc="A13C2678">
      <w:start w:val="1"/>
      <w:numFmt w:val="bullet"/>
      <w:lvlText w:val=""/>
      <w:lvlJc w:val="left"/>
      <w:pPr>
        <w:ind w:left="5040" w:hanging="360"/>
      </w:pPr>
      <w:rPr>
        <w:rFonts w:ascii="Symbol" w:hAnsi="Symbol" w:hint="default"/>
      </w:rPr>
    </w:lvl>
    <w:lvl w:ilvl="7" w:tplc="3A4268D4">
      <w:start w:val="1"/>
      <w:numFmt w:val="bullet"/>
      <w:lvlText w:val="o"/>
      <w:lvlJc w:val="left"/>
      <w:pPr>
        <w:ind w:left="5760" w:hanging="360"/>
      </w:pPr>
      <w:rPr>
        <w:rFonts w:ascii="Courier New" w:hAnsi="Courier New" w:hint="default"/>
      </w:rPr>
    </w:lvl>
    <w:lvl w:ilvl="8" w:tplc="01488D30">
      <w:start w:val="1"/>
      <w:numFmt w:val="bullet"/>
      <w:lvlText w:val=""/>
      <w:lvlJc w:val="left"/>
      <w:pPr>
        <w:ind w:left="6480" w:hanging="360"/>
      </w:pPr>
      <w:rPr>
        <w:rFonts w:ascii="Wingdings" w:hAnsi="Wingdings" w:hint="default"/>
      </w:rPr>
    </w:lvl>
  </w:abstractNum>
  <w:abstractNum w:abstractNumId="19" w15:restartNumberingAfterBreak="0">
    <w:nsid w:val="268A43C2"/>
    <w:multiLevelType w:val="hybridMultilevel"/>
    <w:tmpl w:val="6E7C2A84"/>
    <w:lvl w:ilvl="0" w:tplc="97EA82F6">
      <w:start w:val="1"/>
      <w:numFmt w:val="bullet"/>
      <w:lvlText w:val=""/>
      <w:lvlJc w:val="left"/>
      <w:pPr>
        <w:ind w:left="1320" w:hanging="360"/>
      </w:pPr>
      <w:rPr>
        <w:rFonts w:ascii="Symbol" w:hAnsi="Symbol"/>
      </w:rPr>
    </w:lvl>
    <w:lvl w:ilvl="1" w:tplc="A4FAA8E4">
      <w:start w:val="1"/>
      <w:numFmt w:val="bullet"/>
      <w:lvlText w:val=""/>
      <w:lvlJc w:val="left"/>
      <w:pPr>
        <w:ind w:left="1320" w:hanging="360"/>
      </w:pPr>
      <w:rPr>
        <w:rFonts w:ascii="Symbol" w:hAnsi="Symbol"/>
      </w:rPr>
    </w:lvl>
    <w:lvl w:ilvl="2" w:tplc="D45C655E">
      <w:start w:val="1"/>
      <w:numFmt w:val="bullet"/>
      <w:lvlText w:val=""/>
      <w:lvlJc w:val="left"/>
      <w:pPr>
        <w:ind w:left="1320" w:hanging="360"/>
      </w:pPr>
      <w:rPr>
        <w:rFonts w:ascii="Symbol" w:hAnsi="Symbol"/>
      </w:rPr>
    </w:lvl>
    <w:lvl w:ilvl="3" w:tplc="49FA76B2">
      <w:start w:val="1"/>
      <w:numFmt w:val="bullet"/>
      <w:lvlText w:val=""/>
      <w:lvlJc w:val="left"/>
      <w:pPr>
        <w:ind w:left="1320" w:hanging="360"/>
      </w:pPr>
      <w:rPr>
        <w:rFonts w:ascii="Symbol" w:hAnsi="Symbol"/>
      </w:rPr>
    </w:lvl>
    <w:lvl w:ilvl="4" w:tplc="EC287CA2">
      <w:start w:val="1"/>
      <w:numFmt w:val="bullet"/>
      <w:lvlText w:val=""/>
      <w:lvlJc w:val="left"/>
      <w:pPr>
        <w:ind w:left="1320" w:hanging="360"/>
      </w:pPr>
      <w:rPr>
        <w:rFonts w:ascii="Symbol" w:hAnsi="Symbol"/>
      </w:rPr>
    </w:lvl>
    <w:lvl w:ilvl="5" w:tplc="B2084AD4">
      <w:start w:val="1"/>
      <w:numFmt w:val="bullet"/>
      <w:lvlText w:val=""/>
      <w:lvlJc w:val="left"/>
      <w:pPr>
        <w:ind w:left="1320" w:hanging="360"/>
      </w:pPr>
      <w:rPr>
        <w:rFonts w:ascii="Symbol" w:hAnsi="Symbol"/>
      </w:rPr>
    </w:lvl>
    <w:lvl w:ilvl="6" w:tplc="2F7C3640">
      <w:start w:val="1"/>
      <w:numFmt w:val="bullet"/>
      <w:lvlText w:val=""/>
      <w:lvlJc w:val="left"/>
      <w:pPr>
        <w:ind w:left="1320" w:hanging="360"/>
      </w:pPr>
      <w:rPr>
        <w:rFonts w:ascii="Symbol" w:hAnsi="Symbol"/>
      </w:rPr>
    </w:lvl>
    <w:lvl w:ilvl="7" w:tplc="7BA4A492">
      <w:start w:val="1"/>
      <w:numFmt w:val="bullet"/>
      <w:lvlText w:val=""/>
      <w:lvlJc w:val="left"/>
      <w:pPr>
        <w:ind w:left="1320" w:hanging="360"/>
      </w:pPr>
      <w:rPr>
        <w:rFonts w:ascii="Symbol" w:hAnsi="Symbol"/>
      </w:rPr>
    </w:lvl>
    <w:lvl w:ilvl="8" w:tplc="187A6742">
      <w:start w:val="1"/>
      <w:numFmt w:val="bullet"/>
      <w:lvlText w:val=""/>
      <w:lvlJc w:val="left"/>
      <w:pPr>
        <w:ind w:left="1320" w:hanging="360"/>
      </w:pPr>
      <w:rPr>
        <w:rFonts w:ascii="Symbol" w:hAnsi="Symbol"/>
      </w:rPr>
    </w:lvl>
  </w:abstractNum>
  <w:abstractNum w:abstractNumId="20" w15:restartNumberingAfterBreak="0">
    <w:nsid w:val="29C648D0"/>
    <w:multiLevelType w:val="hybridMultilevel"/>
    <w:tmpl w:val="32703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DD7533E"/>
    <w:multiLevelType w:val="hybridMultilevel"/>
    <w:tmpl w:val="3BE418A0"/>
    <w:lvl w:ilvl="0" w:tplc="088C48DC">
      <w:start w:val="1"/>
      <w:numFmt w:val="decimal"/>
      <w:pStyle w:val="Numbered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A544218"/>
    <w:multiLevelType w:val="hybridMultilevel"/>
    <w:tmpl w:val="FFFFFFFF"/>
    <w:lvl w:ilvl="0" w:tplc="4D60C334">
      <w:start w:val="1"/>
      <w:numFmt w:val="bullet"/>
      <w:lvlText w:val=""/>
      <w:lvlJc w:val="left"/>
      <w:pPr>
        <w:ind w:left="720" w:hanging="360"/>
      </w:pPr>
      <w:rPr>
        <w:rFonts w:ascii="Symbol" w:hAnsi="Symbol" w:hint="default"/>
      </w:rPr>
    </w:lvl>
    <w:lvl w:ilvl="1" w:tplc="1CD0D604">
      <w:start w:val="1"/>
      <w:numFmt w:val="bullet"/>
      <w:lvlText w:val="o"/>
      <w:lvlJc w:val="left"/>
      <w:pPr>
        <w:ind w:left="1440" w:hanging="360"/>
      </w:pPr>
      <w:rPr>
        <w:rFonts w:ascii="Courier New" w:hAnsi="Courier New" w:hint="default"/>
      </w:rPr>
    </w:lvl>
    <w:lvl w:ilvl="2" w:tplc="E9086CEE">
      <w:start w:val="1"/>
      <w:numFmt w:val="bullet"/>
      <w:lvlText w:val=""/>
      <w:lvlJc w:val="left"/>
      <w:pPr>
        <w:ind w:left="2160" w:hanging="360"/>
      </w:pPr>
      <w:rPr>
        <w:rFonts w:ascii="Wingdings" w:hAnsi="Wingdings" w:hint="default"/>
      </w:rPr>
    </w:lvl>
    <w:lvl w:ilvl="3" w:tplc="6D025252">
      <w:start w:val="1"/>
      <w:numFmt w:val="bullet"/>
      <w:lvlText w:val=""/>
      <w:lvlJc w:val="left"/>
      <w:pPr>
        <w:ind w:left="2880" w:hanging="360"/>
      </w:pPr>
      <w:rPr>
        <w:rFonts w:ascii="Symbol" w:hAnsi="Symbol" w:hint="default"/>
      </w:rPr>
    </w:lvl>
    <w:lvl w:ilvl="4" w:tplc="9B74275A">
      <w:start w:val="1"/>
      <w:numFmt w:val="bullet"/>
      <w:lvlText w:val="o"/>
      <w:lvlJc w:val="left"/>
      <w:pPr>
        <w:ind w:left="3600" w:hanging="360"/>
      </w:pPr>
      <w:rPr>
        <w:rFonts w:ascii="Courier New" w:hAnsi="Courier New" w:hint="default"/>
      </w:rPr>
    </w:lvl>
    <w:lvl w:ilvl="5" w:tplc="199A7BCE">
      <w:start w:val="1"/>
      <w:numFmt w:val="bullet"/>
      <w:lvlText w:val=""/>
      <w:lvlJc w:val="left"/>
      <w:pPr>
        <w:ind w:left="4320" w:hanging="360"/>
      </w:pPr>
      <w:rPr>
        <w:rFonts w:ascii="Wingdings" w:hAnsi="Wingdings" w:hint="default"/>
      </w:rPr>
    </w:lvl>
    <w:lvl w:ilvl="6" w:tplc="21AAD27E">
      <w:start w:val="1"/>
      <w:numFmt w:val="bullet"/>
      <w:lvlText w:val=""/>
      <w:lvlJc w:val="left"/>
      <w:pPr>
        <w:ind w:left="5040" w:hanging="360"/>
      </w:pPr>
      <w:rPr>
        <w:rFonts w:ascii="Symbol" w:hAnsi="Symbol" w:hint="default"/>
      </w:rPr>
    </w:lvl>
    <w:lvl w:ilvl="7" w:tplc="D4FAFFDC">
      <w:start w:val="1"/>
      <w:numFmt w:val="bullet"/>
      <w:lvlText w:val="o"/>
      <w:lvlJc w:val="left"/>
      <w:pPr>
        <w:ind w:left="5760" w:hanging="360"/>
      </w:pPr>
      <w:rPr>
        <w:rFonts w:ascii="Courier New" w:hAnsi="Courier New" w:hint="default"/>
      </w:rPr>
    </w:lvl>
    <w:lvl w:ilvl="8" w:tplc="6A4E9528">
      <w:start w:val="1"/>
      <w:numFmt w:val="bullet"/>
      <w:lvlText w:val=""/>
      <w:lvlJc w:val="left"/>
      <w:pPr>
        <w:ind w:left="6480" w:hanging="360"/>
      </w:pPr>
      <w:rPr>
        <w:rFonts w:ascii="Wingdings" w:hAnsi="Wingdings" w:hint="default"/>
      </w:rPr>
    </w:lvl>
  </w:abstractNum>
  <w:abstractNum w:abstractNumId="23" w15:restartNumberingAfterBreak="0">
    <w:nsid w:val="3C042A2F"/>
    <w:multiLevelType w:val="hybridMultilevel"/>
    <w:tmpl w:val="0AC81D38"/>
    <w:lvl w:ilvl="0" w:tplc="6C624A6E">
      <w:start w:val="1"/>
      <w:numFmt w:val="bullet"/>
      <w:pStyle w:val="Tablebullet1"/>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6AE6262"/>
    <w:multiLevelType w:val="hybridMultilevel"/>
    <w:tmpl w:val="FFFFFFFF"/>
    <w:lvl w:ilvl="0" w:tplc="306AA2AA">
      <w:start w:val="1"/>
      <w:numFmt w:val="bullet"/>
      <w:lvlText w:val=""/>
      <w:lvlJc w:val="left"/>
      <w:pPr>
        <w:ind w:left="720" w:hanging="360"/>
      </w:pPr>
      <w:rPr>
        <w:rFonts w:ascii="Symbol" w:hAnsi="Symbol" w:hint="default"/>
      </w:rPr>
    </w:lvl>
    <w:lvl w:ilvl="1" w:tplc="D728BD4C">
      <w:start w:val="1"/>
      <w:numFmt w:val="bullet"/>
      <w:lvlText w:val="o"/>
      <w:lvlJc w:val="left"/>
      <w:pPr>
        <w:ind w:left="1440" w:hanging="360"/>
      </w:pPr>
      <w:rPr>
        <w:rFonts w:ascii="Courier New" w:hAnsi="Courier New" w:hint="default"/>
      </w:rPr>
    </w:lvl>
    <w:lvl w:ilvl="2" w:tplc="B78E7A36">
      <w:start w:val="1"/>
      <w:numFmt w:val="bullet"/>
      <w:lvlText w:val=""/>
      <w:lvlJc w:val="left"/>
      <w:pPr>
        <w:ind w:left="2160" w:hanging="360"/>
      </w:pPr>
      <w:rPr>
        <w:rFonts w:ascii="Wingdings" w:hAnsi="Wingdings" w:hint="default"/>
      </w:rPr>
    </w:lvl>
    <w:lvl w:ilvl="3" w:tplc="D66CA81E">
      <w:start w:val="1"/>
      <w:numFmt w:val="bullet"/>
      <w:lvlText w:val=""/>
      <w:lvlJc w:val="left"/>
      <w:pPr>
        <w:ind w:left="2880" w:hanging="360"/>
      </w:pPr>
      <w:rPr>
        <w:rFonts w:ascii="Symbol" w:hAnsi="Symbol" w:hint="default"/>
      </w:rPr>
    </w:lvl>
    <w:lvl w:ilvl="4" w:tplc="06647904">
      <w:start w:val="1"/>
      <w:numFmt w:val="bullet"/>
      <w:lvlText w:val="o"/>
      <w:lvlJc w:val="left"/>
      <w:pPr>
        <w:ind w:left="3600" w:hanging="360"/>
      </w:pPr>
      <w:rPr>
        <w:rFonts w:ascii="Courier New" w:hAnsi="Courier New" w:hint="default"/>
      </w:rPr>
    </w:lvl>
    <w:lvl w:ilvl="5" w:tplc="EF7E3C8C">
      <w:start w:val="1"/>
      <w:numFmt w:val="bullet"/>
      <w:lvlText w:val=""/>
      <w:lvlJc w:val="left"/>
      <w:pPr>
        <w:ind w:left="4320" w:hanging="360"/>
      </w:pPr>
      <w:rPr>
        <w:rFonts w:ascii="Wingdings" w:hAnsi="Wingdings" w:hint="default"/>
      </w:rPr>
    </w:lvl>
    <w:lvl w:ilvl="6" w:tplc="4D24CE0C">
      <w:start w:val="1"/>
      <w:numFmt w:val="bullet"/>
      <w:lvlText w:val=""/>
      <w:lvlJc w:val="left"/>
      <w:pPr>
        <w:ind w:left="5040" w:hanging="360"/>
      </w:pPr>
      <w:rPr>
        <w:rFonts w:ascii="Symbol" w:hAnsi="Symbol" w:hint="default"/>
      </w:rPr>
    </w:lvl>
    <w:lvl w:ilvl="7" w:tplc="457CF612">
      <w:start w:val="1"/>
      <w:numFmt w:val="bullet"/>
      <w:lvlText w:val="o"/>
      <w:lvlJc w:val="left"/>
      <w:pPr>
        <w:ind w:left="5760" w:hanging="360"/>
      </w:pPr>
      <w:rPr>
        <w:rFonts w:ascii="Courier New" w:hAnsi="Courier New" w:hint="default"/>
      </w:rPr>
    </w:lvl>
    <w:lvl w:ilvl="8" w:tplc="BADC34B4">
      <w:start w:val="1"/>
      <w:numFmt w:val="bullet"/>
      <w:lvlText w:val=""/>
      <w:lvlJc w:val="left"/>
      <w:pPr>
        <w:ind w:left="6480" w:hanging="360"/>
      </w:pPr>
      <w:rPr>
        <w:rFonts w:ascii="Wingdings" w:hAnsi="Wingdings" w:hint="default"/>
      </w:rPr>
    </w:lvl>
  </w:abstractNum>
  <w:abstractNum w:abstractNumId="25" w15:restartNumberingAfterBreak="0">
    <w:nsid w:val="4911DAE1"/>
    <w:multiLevelType w:val="hybridMultilevel"/>
    <w:tmpl w:val="FFFFFFFF"/>
    <w:lvl w:ilvl="0" w:tplc="A748F4DA">
      <w:start w:val="1"/>
      <w:numFmt w:val="bullet"/>
      <w:lvlText w:val=""/>
      <w:lvlJc w:val="left"/>
      <w:pPr>
        <w:ind w:left="720" w:hanging="360"/>
      </w:pPr>
      <w:rPr>
        <w:rFonts w:ascii="Symbol" w:hAnsi="Symbol" w:hint="default"/>
      </w:rPr>
    </w:lvl>
    <w:lvl w:ilvl="1" w:tplc="FF86863E">
      <w:start w:val="1"/>
      <w:numFmt w:val="bullet"/>
      <w:lvlText w:val="o"/>
      <w:lvlJc w:val="left"/>
      <w:pPr>
        <w:ind w:left="1440" w:hanging="360"/>
      </w:pPr>
      <w:rPr>
        <w:rFonts w:ascii="Courier New" w:hAnsi="Courier New" w:hint="default"/>
      </w:rPr>
    </w:lvl>
    <w:lvl w:ilvl="2" w:tplc="5D9240AE">
      <w:start w:val="1"/>
      <w:numFmt w:val="bullet"/>
      <w:lvlText w:val=""/>
      <w:lvlJc w:val="left"/>
      <w:pPr>
        <w:ind w:left="2160" w:hanging="360"/>
      </w:pPr>
      <w:rPr>
        <w:rFonts w:ascii="Wingdings" w:hAnsi="Wingdings" w:hint="default"/>
      </w:rPr>
    </w:lvl>
    <w:lvl w:ilvl="3" w:tplc="D10EAF3E">
      <w:start w:val="1"/>
      <w:numFmt w:val="bullet"/>
      <w:lvlText w:val=""/>
      <w:lvlJc w:val="left"/>
      <w:pPr>
        <w:ind w:left="2880" w:hanging="360"/>
      </w:pPr>
      <w:rPr>
        <w:rFonts w:ascii="Symbol" w:hAnsi="Symbol" w:hint="default"/>
      </w:rPr>
    </w:lvl>
    <w:lvl w:ilvl="4" w:tplc="5D3E778E">
      <w:start w:val="1"/>
      <w:numFmt w:val="bullet"/>
      <w:lvlText w:val="o"/>
      <w:lvlJc w:val="left"/>
      <w:pPr>
        <w:ind w:left="3600" w:hanging="360"/>
      </w:pPr>
      <w:rPr>
        <w:rFonts w:ascii="Courier New" w:hAnsi="Courier New" w:hint="default"/>
      </w:rPr>
    </w:lvl>
    <w:lvl w:ilvl="5" w:tplc="07606482">
      <w:start w:val="1"/>
      <w:numFmt w:val="bullet"/>
      <w:lvlText w:val=""/>
      <w:lvlJc w:val="left"/>
      <w:pPr>
        <w:ind w:left="4320" w:hanging="360"/>
      </w:pPr>
      <w:rPr>
        <w:rFonts w:ascii="Wingdings" w:hAnsi="Wingdings" w:hint="default"/>
      </w:rPr>
    </w:lvl>
    <w:lvl w:ilvl="6" w:tplc="60563086">
      <w:start w:val="1"/>
      <w:numFmt w:val="bullet"/>
      <w:lvlText w:val=""/>
      <w:lvlJc w:val="left"/>
      <w:pPr>
        <w:ind w:left="5040" w:hanging="360"/>
      </w:pPr>
      <w:rPr>
        <w:rFonts w:ascii="Symbol" w:hAnsi="Symbol" w:hint="default"/>
      </w:rPr>
    </w:lvl>
    <w:lvl w:ilvl="7" w:tplc="CE1EDF38">
      <w:start w:val="1"/>
      <w:numFmt w:val="bullet"/>
      <w:lvlText w:val="o"/>
      <w:lvlJc w:val="left"/>
      <w:pPr>
        <w:ind w:left="5760" w:hanging="360"/>
      </w:pPr>
      <w:rPr>
        <w:rFonts w:ascii="Courier New" w:hAnsi="Courier New" w:hint="default"/>
      </w:rPr>
    </w:lvl>
    <w:lvl w:ilvl="8" w:tplc="1A7A38F8">
      <w:start w:val="1"/>
      <w:numFmt w:val="bullet"/>
      <w:lvlText w:val=""/>
      <w:lvlJc w:val="left"/>
      <w:pPr>
        <w:ind w:left="6480" w:hanging="360"/>
      </w:pPr>
      <w:rPr>
        <w:rFonts w:ascii="Wingdings" w:hAnsi="Wingdings" w:hint="default"/>
      </w:rPr>
    </w:lvl>
  </w:abstractNum>
  <w:abstractNum w:abstractNumId="26" w15:restartNumberingAfterBreak="0">
    <w:nsid w:val="4E6094AE"/>
    <w:multiLevelType w:val="hybridMultilevel"/>
    <w:tmpl w:val="FFFFFFFF"/>
    <w:lvl w:ilvl="0" w:tplc="85126A4A">
      <w:start w:val="1"/>
      <w:numFmt w:val="bullet"/>
      <w:lvlText w:val=""/>
      <w:lvlJc w:val="left"/>
      <w:pPr>
        <w:ind w:left="720" w:hanging="360"/>
      </w:pPr>
      <w:rPr>
        <w:rFonts w:ascii="Symbol" w:hAnsi="Symbol" w:hint="default"/>
      </w:rPr>
    </w:lvl>
    <w:lvl w:ilvl="1" w:tplc="077EA826">
      <w:start w:val="1"/>
      <w:numFmt w:val="bullet"/>
      <w:lvlText w:val="o"/>
      <w:lvlJc w:val="left"/>
      <w:pPr>
        <w:ind w:left="1440" w:hanging="360"/>
      </w:pPr>
      <w:rPr>
        <w:rFonts w:ascii="Courier New" w:hAnsi="Courier New" w:hint="default"/>
      </w:rPr>
    </w:lvl>
    <w:lvl w:ilvl="2" w:tplc="6298F622">
      <w:start w:val="1"/>
      <w:numFmt w:val="bullet"/>
      <w:lvlText w:val=""/>
      <w:lvlJc w:val="left"/>
      <w:pPr>
        <w:ind w:left="2160" w:hanging="360"/>
      </w:pPr>
      <w:rPr>
        <w:rFonts w:ascii="Wingdings" w:hAnsi="Wingdings" w:hint="default"/>
      </w:rPr>
    </w:lvl>
    <w:lvl w:ilvl="3" w:tplc="32380B60">
      <w:start w:val="1"/>
      <w:numFmt w:val="bullet"/>
      <w:lvlText w:val=""/>
      <w:lvlJc w:val="left"/>
      <w:pPr>
        <w:ind w:left="2880" w:hanging="360"/>
      </w:pPr>
      <w:rPr>
        <w:rFonts w:ascii="Symbol" w:hAnsi="Symbol" w:hint="default"/>
      </w:rPr>
    </w:lvl>
    <w:lvl w:ilvl="4" w:tplc="A38E2AE4">
      <w:start w:val="1"/>
      <w:numFmt w:val="bullet"/>
      <w:lvlText w:val="o"/>
      <w:lvlJc w:val="left"/>
      <w:pPr>
        <w:ind w:left="3600" w:hanging="360"/>
      </w:pPr>
      <w:rPr>
        <w:rFonts w:ascii="Courier New" w:hAnsi="Courier New" w:hint="default"/>
      </w:rPr>
    </w:lvl>
    <w:lvl w:ilvl="5" w:tplc="FB6E58F4">
      <w:start w:val="1"/>
      <w:numFmt w:val="bullet"/>
      <w:lvlText w:val=""/>
      <w:lvlJc w:val="left"/>
      <w:pPr>
        <w:ind w:left="4320" w:hanging="360"/>
      </w:pPr>
      <w:rPr>
        <w:rFonts w:ascii="Wingdings" w:hAnsi="Wingdings" w:hint="default"/>
      </w:rPr>
    </w:lvl>
    <w:lvl w:ilvl="6" w:tplc="F5A8C44E">
      <w:start w:val="1"/>
      <w:numFmt w:val="bullet"/>
      <w:lvlText w:val=""/>
      <w:lvlJc w:val="left"/>
      <w:pPr>
        <w:ind w:left="5040" w:hanging="360"/>
      </w:pPr>
      <w:rPr>
        <w:rFonts w:ascii="Symbol" w:hAnsi="Symbol" w:hint="default"/>
      </w:rPr>
    </w:lvl>
    <w:lvl w:ilvl="7" w:tplc="61A6AA68">
      <w:start w:val="1"/>
      <w:numFmt w:val="bullet"/>
      <w:lvlText w:val="o"/>
      <w:lvlJc w:val="left"/>
      <w:pPr>
        <w:ind w:left="5760" w:hanging="360"/>
      </w:pPr>
      <w:rPr>
        <w:rFonts w:ascii="Courier New" w:hAnsi="Courier New" w:hint="default"/>
      </w:rPr>
    </w:lvl>
    <w:lvl w:ilvl="8" w:tplc="EA94D68A">
      <w:start w:val="1"/>
      <w:numFmt w:val="bullet"/>
      <w:lvlText w:val=""/>
      <w:lvlJc w:val="left"/>
      <w:pPr>
        <w:ind w:left="6480" w:hanging="360"/>
      </w:pPr>
      <w:rPr>
        <w:rFonts w:ascii="Wingdings" w:hAnsi="Wingdings" w:hint="default"/>
      </w:rPr>
    </w:lvl>
  </w:abstractNum>
  <w:abstractNum w:abstractNumId="27" w15:restartNumberingAfterBreak="0">
    <w:nsid w:val="502C303E"/>
    <w:multiLevelType w:val="hybridMultilevel"/>
    <w:tmpl w:val="FFFFFFFF"/>
    <w:lvl w:ilvl="0" w:tplc="FB5A36A6">
      <w:start w:val="1"/>
      <w:numFmt w:val="bullet"/>
      <w:lvlText w:val=""/>
      <w:lvlJc w:val="left"/>
      <w:pPr>
        <w:ind w:left="720" w:hanging="360"/>
      </w:pPr>
      <w:rPr>
        <w:rFonts w:ascii="Symbol" w:hAnsi="Symbol" w:hint="default"/>
      </w:rPr>
    </w:lvl>
    <w:lvl w:ilvl="1" w:tplc="E5C4108A">
      <w:start w:val="1"/>
      <w:numFmt w:val="bullet"/>
      <w:lvlText w:val="o"/>
      <w:lvlJc w:val="left"/>
      <w:pPr>
        <w:ind w:left="1440" w:hanging="360"/>
      </w:pPr>
      <w:rPr>
        <w:rFonts w:ascii="Courier New" w:hAnsi="Courier New" w:hint="default"/>
      </w:rPr>
    </w:lvl>
    <w:lvl w:ilvl="2" w:tplc="BC3E4B42">
      <w:start w:val="1"/>
      <w:numFmt w:val="bullet"/>
      <w:lvlText w:val=""/>
      <w:lvlJc w:val="left"/>
      <w:pPr>
        <w:ind w:left="2160" w:hanging="360"/>
      </w:pPr>
      <w:rPr>
        <w:rFonts w:ascii="Wingdings" w:hAnsi="Wingdings" w:hint="default"/>
      </w:rPr>
    </w:lvl>
    <w:lvl w:ilvl="3" w:tplc="AEEAD53C">
      <w:start w:val="1"/>
      <w:numFmt w:val="bullet"/>
      <w:lvlText w:val=""/>
      <w:lvlJc w:val="left"/>
      <w:pPr>
        <w:ind w:left="2880" w:hanging="360"/>
      </w:pPr>
      <w:rPr>
        <w:rFonts w:ascii="Symbol" w:hAnsi="Symbol" w:hint="default"/>
      </w:rPr>
    </w:lvl>
    <w:lvl w:ilvl="4" w:tplc="FDFA2770">
      <w:start w:val="1"/>
      <w:numFmt w:val="bullet"/>
      <w:lvlText w:val="o"/>
      <w:lvlJc w:val="left"/>
      <w:pPr>
        <w:ind w:left="3600" w:hanging="360"/>
      </w:pPr>
      <w:rPr>
        <w:rFonts w:ascii="Courier New" w:hAnsi="Courier New" w:hint="default"/>
      </w:rPr>
    </w:lvl>
    <w:lvl w:ilvl="5" w:tplc="5FACB07E">
      <w:start w:val="1"/>
      <w:numFmt w:val="bullet"/>
      <w:lvlText w:val=""/>
      <w:lvlJc w:val="left"/>
      <w:pPr>
        <w:ind w:left="4320" w:hanging="360"/>
      </w:pPr>
      <w:rPr>
        <w:rFonts w:ascii="Wingdings" w:hAnsi="Wingdings" w:hint="default"/>
      </w:rPr>
    </w:lvl>
    <w:lvl w:ilvl="6" w:tplc="47027ADA">
      <w:start w:val="1"/>
      <w:numFmt w:val="bullet"/>
      <w:lvlText w:val=""/>
      <w:lvlJc w:val="left"/>
      <w:pPr>
        <w:ind w:left="5040" w:hanging="360"/>
      </w:pPr>
      <w:rPr>
        <w:rFonts w:ascii="Symbol" w:hAnsi="Symbol" w:hint="default"/>
      </w:rPr>
    </w:lvl>
    <w:lvl w:ilvl="7" w:tplc="864A3170">
      <w:start w:val="1"/>
      <w:numFmt w:val="bullet"/>
      <w:lvlText w:val="o"/>
      <w:lvlJc w:val="left"/>
      <w:pPr>
        <w:ind w:left="5760" w:hanging="360"/>
      </w:pPr>
      <w:rPr>
        <w:rFonts w:ascii="Courier New" w:hAnsi="Courier New" w:hint="default"/>
      </w:rPr>
    </w:lvl>
    <w:lvl w:ilvl="8" w:tplc="233657DE">
      <w:start w:val="1"/>
      <w:numFmt w:val="bullet"/>
      <w:lvlText w:val=""/>
      <w:lvlJc w:val="left"/>
      <w:pPr>
        <w:ind w:left="6480" w:hanging="360"/>
      </w:pPr>
      <w:rPr>
        <w:rFonts w:ascii="Wingdings" w:hAnsi="Wingdings" w:hint="default"/>
      </w:rPr>
    </w:lvl>
  </w:abstractNum>
  <w:abstractNum w:abstractNumId="28" w15:restartNumberingAfterBreak="0">
    <w:nsid w:val="53C5FE96"/>
    <w:multiLevelType w:val="hybridMultilevel"/>
    <w:tmpl w:val="FFFFFFFF"/>
    <w:lvl w:ilvl="0" w:tplc="E1365DA6">
      <w:start w:val="1"/>
      <w:numFmt w:val="bullet"/>
      <w:lvlText w:val=""/>
      <w:lvlJc w:val="left"/>
      <w:pPr>
        <w:ind w:left="720" w:hanging="360"/>
      </w:pPr>
      <w:rPr>
        <w:rFonts w:ascii="Symbol" w:hAnsi="Symbol" w:hint="default"/>
      </w:rPr>
    </w:lvl>
    <w:lvl w:ilvl="1" w:tplc="3B7EE4F8">
      <w:start w:val="1"/>
      <w:numFmt w:val="bullet"/>
      <w:lvlText w:val="o"/>
      <w:lvlJc w:val="left"/>
      <w:pPr>
        <w:ind w:left="1440" w:hanging="360"/>
      </w:pPr>
      <w:rPr>
        <w:rFonts w:ascii="Courier New" w:hAnsi="Courier New" w:hint="default"/>
      </w:rPr>
    </w:lvl>
    <w:lvl w:ilvl="2" w:tplc="8F6E08A0">
      <w:start w:val="1"/>
      <w:numFmt w:val="bullet"/>
      <w:lvlText w:val=""/>
      <w:lvlJc w:val="left"/>
      <w:pPr>
        <w:ind w:left="2160" w:hanging="360"/>
      </w:pPr>
      <w:rPr>
        <w:rFonts w:ascii="Wingdings" w:hAnsi="Wingdings" w:hint="default"/>
      </w:rPr>
    </w:lvl>
    <w:lvl w:ilvl="3" w:tplc="611CFCA4">
      <w:start w:val="1"/>
      <w:numFmt w:val="bullet"/>
      <w:lvlText w:val=""/>
      <w:lvlJc w:val="left"/>
      <w:pPr>
        <w:ind w:left="2880" w:hanging="360"/>
      </w:pPr>
      <w:rPr>
        <w:rFonts w:ascii="Symbol" w:hAnsi="Symbol" w:hint="default"/>
      </w:rPr>
    </w:lvl>
    <w:lvl w:ilvl="4" w:tplc="D90632B0">
      <w:start w:val="1"/>
      <w:numFmt w:val="bullet"/>
      <w:lvlText w:val="o"/>
      <w:lvlJc w:val="left"/>
      <w:pPr>
        <w:ind w:left="3600" w:hanging="360"/>
      </w:pPr>
      <w:rPr>
        <w:rFonts w:ascii="Courier New" w:hAnsi="Courier New" w:hint="default"/>
      </w:rPr>
    </w:lvl>
    <w:lvl w:ilvl="5" w:tplc="D9A41216">
      <w:start w:val="1"/>
      <w:numFmt w:val="bullet"/>
      <w:lvlText w:val=""/>
      <w:lvlJc w:val="left"/>
      <w:pPr>
        <w:ind w:left="4320" w:hanging="360"/>
      </w:pPr>
      <w:rPr>
        <w:rFonts w:ascii="Wingdings" w:hAnsi="Wingdings" w:hint="default"/>
      </w:rPr>
    </w:lvl>
    <w:lvl w:ilvl="6" w:tplc="53708432">
      <w:start w:val="1"/>
      <w:numFmt w:val="bullet"/>
      <w:lvlText w:val=""/>
      <w:lvlJc w:val="left"/>
      <w:pPr>
        <w:ind w:left="5040" w:hanging="360"/>
      </w:pPr>
      <w:rPr>
        <w:rFonts w:ascii="Symbol" w:hAnsi="Symbol" w:hint="default"/>
      </w:rPr>
    </w:lvl>
    <w:lvl w:ilvl="7" w:tplc="0450DFEA">
      <w:start w:val="1"/>
      <w:numFmt w:val="bullet"/>
      <w:lvlText w:val="o"/>
      <w:lvlJc w:val="left"/>
      <w:pPr>
        <w:ind w:left="5760" w:hanging="360"/>
      </w:pPr>
      <w:rPr>
        <w:rFonts w:ascii="Courier New" w:hAnsi="Courier New" w:hint="default"/>
      </w:rPr>
    </w:lvl>
    <w:lvl w:ilvl="8" w:tplc="8FDED09A">
      <w:start w:val="1"/>
      <w:numFmt w:val="bullet"/>
      <w:lvlText w:val=""/>
      <w:lvlJc w:val="left"/>
      <w:pPr>
        <w:ind w:left="6480" w:hanging="360"/>
      </w:pPr>
      <w:rPr>
        <w:rFonts w:ascii="Wingdings" w:hAnsi="Wingdings" w:hint="default"/>
      </w:rPr>
    </w:lvl>
  </w:abstractNum>
  <w:abstractNum w:abstractNumId="29" w15:restartNumberingAfterBreak="0">
    <w:nsid w:val="53E1959D"/>
    <w:multiLevelType w:val="hybridMultilevel"/>
    <w:tmpl w:val="FFFFFFFF"/>
    <w:lvl w:ilvl="0" w:tplc="4AFE55C0">
      <w:start w:val="1"/>
      <w:numFmt w:val="bullet"/>
      <w:lvlText w:val=""/>
      <w:lvlJc w:val="left"/>
      <w:pPr>
        <w:ind w:left="720" w:hanging="360"/>
      </w:pPr>
      <w:rPr>
        <w:rFonts w:ascii="Symbol" w:hAnsi="Symbol" w:hint="default"/>
      </w:rPr>
    </w:lvl>
    <w:lvl w:ilvl="1" w:tplc="3918CD3A">
      <w:start w:val="1"/>
      <w:numFmt w:val="bullet"/>
      <w:lvlText w:val="o"/>
      <w:lvlJc w:val="left"/>
      <w:pPr>
        <w:ind w:left="1440" w:hanging="360"/>
      </w:pPr>
      <w:rPr>
        <w:rFonts w:ascii="Courier New" w:hAnsi="Courier New" w:hint="default"/>
      </w:rPr>
    </w:lvl>
    <w:lvl w:ilvl="2" w:tplc="E72AFC20">
      <w:start w:val="1"/>
      <w:numFmt w:val="bullet"/>
      <w:lvlText w:val=""/>
      <w:lvlJc w:val="left"/>
      <w:pPr>
        <w:ind w:left="2160" w:hanging="360"/>
      </w:pPr>
      <w:rPr>
        <w:rFonts w:ascii="Wingdings" w:hAnsi="Wingdings" w:hint="default"/>
      </w:rPr>
    </w:lvl>
    <w:lvl w:ilvl="3" w:tplc="EFF88A70">
      <w:start w:val="1"/>
      <w:numFmt w:val="bullet"/>
      <w:lvlText w:val=""/>
      <w:lvlJc w:val="left"/>
      <w:pPr>
        <w:ind w:left="2880" w:hanging="360"/>
      </w:pPr>
      <w:rPr>
        <w:rFonts w:ascii="Symbol" w:hAnsi="Symbol" w:hint="default"/>
      </w:rPr>
    </w:lvl>
    <w:lvl w:ilvl="4" w:tplc="8168E26A">
      <w:start w:val="1"/>
      <w:numFmt w:val="bullet"/>
      <w:lvlText w:val="o"/>
      <w:lvlJc w:val="left"/>
      <w:pPr>
        <w:ind w:left="3600" w:hanging="360"/>
      </w:pPr>
      <w:rPr>
        <w:rFonts w:ascii="Courier New" w:hAnsi="Courier New" w:hint="default"/>
      </w:rPr>
    </w:lvl>
    <w:lvl w:ilvl="5" w:tplc="7A4C56C6">
      <w:start w:val="1"/>
      <w:numFmt w:val="bullet"/>
      <w:lvlText w:val=""/>
      <w:lvlJc w:val="left"/>
      <w:pPr>
        <w:ind w:left="4320" w:hanging="360"/>
      </w:pPr>
      <w:rPr>
        <w:rFonts w:ascii="Wingdings" w:hAnsi="Wingdings" w:hint="default"/>
      </w:rPr>
    </w:lvl>
    <w:lvl w:ilvl="6" w:tplc="7DC09BAE">
      <w:start w:val="1"/>
      <w:numFmt w:val="bullet"/>
      <w:lvlText w:val=""/>
      <w:lvlJc w:val="left"/>
      <w:pPr>
        <w:ind w:left="5040" w:hanging="360"/>
      </w:pPr>
      <w:rPr>
        <w:rFonts w:ascii="Symbol" w:hAnsi="Symbol" w:hint="default"/>
      </w:rPr>
    </w:lvl>
    <w:lvl w:ilvl="7" w:tplc="F57C3DD2">
      <w:start w:val="1"/>
      <w:numFmt w:val="bullet"/>
      <w:lvlText w:val="o"/>
      <w:lvlJc w:val="left"/>
      <w:pPr>
        <w:ind w:left="5760" w:hanging="360"/>
      </w:pPr>
      <w:rPr>
        <w:rFonts w:ascii="Courier New" w:hAnsi="Courier New" w:hint="default"/>
      </w:rPr>
    </w:lvl>
    <w:lvl w:ilvl="8" w:tplc="FAB8017A">
      <w:start w:val="1"/>
      <w:numFmt w:val="bullet"/>
      <w:lvlText w:val=""/>
      <w:lvlJc w:val="left"/>
      <w:pPr>
        <w:ind w:left="6480" w:hanging="360"/>
      </w:pPr>
      <w:rPr>
        <w:rFonts w:ascii="Wingdings" w:hAnsi="Wingdings" w:hint="default"/>
      </w:rPr>
    </w:lvl>
  </w:abstractNum>
  <w:abstractNum w:abstractNumId="30" w15:restartNumberingAfterBreak="0">
    <w:nsid w:val="54177F8F"/>
    <w:multiLevelType w:val="hybridMultilevel"/>
    <w:tmpl w:val="FFFFFFFF"/>
    <w:lvl w:ilvl="0" w:tplc="ADA2912A">
      <w:start w:val="1"/>
      <w:numFmt w:val="bullet"/>
      <w:lvlText w:val=""/>
      <w:lvlJc w:val="left"/>
      <w:pPr>
        <w:ind w:left="720" w:hanging="360"/>
      </w:pPr>
      <w:rPr>
        <w:rFonts w:ascii="Symbol" w:hAnsi="Symbol" w:hint="default"/>
      </w:rPr>
    </w:lvl>
    <w:lvl w:ilvl="1" w:tplc="953806AA">
      <w:start w:val="1"/>
      <w:numFmt w:val="bullet"/>
      <w:lvlText w:val="o"/>
      <w:lvlJc w:val="left"/>
      <w:pPr>
        <w:ind w:left="1440" w:hanging="360"/>
      </w:pPr>
      <w:rPr>
        <w:rFonts w:ascii="Courier New" w:hAnsi="Courier New" w:hint="default"/>
      </w:rPr>
    </w:lvl>
    <w:lvl w:ilvl="2" w:tplc="E4DEB42E">
      <w:start w:val="1"/>
      <w:numFmt w:val="bullet"/>
      <w:lvlText w:val=""/>
      <w:lvlJc w:val="left"/>
      <w:pPr>
        <w:ind w:left="2160" w:hanging="360"/>
      </w:pPr>
      <w:rPr>
        <w:rFonts w:ascii="Wingdings" w:hAnsi="Wingdings" w:hint="default"/>
      </w:rPr>
    </w:lvl>
    <w:lvl w:ilvl="3" w:tplc="F0FC7936">
      <w:start w:val="1"/>
      <w:numFmt w:val="bullet"/>
      <w:lvlText w:val=""/>
      <w:lvlJc w:val="left"/>
      <w:pPr>
        <w:ind w:left="2880" w:hanging="360"/>
      </w:pPr>
      <w:rPr>
        <w:rFonts w:ascii="Symbol" w:hAnsi="Symbol" w:hint="default"/>
      </w:rPr>
    </w:lvl>
    <w:lvl w:ilvl="4" w:tplc="86085EE8">
      <w:start w:val="1"/>
      <w:numFmt w:val="bullet"/>
      <w:lvlText w:val="o"/>
      <w:lvlJc w:val="left"/>
      <w:pPr>
        <w:ind w:left="3600" w:hanging="360"/>
      </w:pPr>
      <w:rPr>
        <w:rFonts w:ascii="Courier New" w:hAnsi="Courier New" w:hint="default"/>
      </w:rPr>
    </w:lvl>
    <w:lvl w:ilvl="5" w:tplc="85A0D78E">
      <w:start w:val="1"/>
      <w:numFmt w:val="bullet"/>
      <w:lvlText w:val=""/>
      <w:lvlJc w:val="left"/>
      <w:pPr>
        <w:ind w:left="4320" w:hanging="360"/>
      </w:pPr>
      <w:rPr>
        <w:rFonts w:ascii="Wingdings" w:hAnsi="Wingdings" w:hint="default"/>
      </w:rPr>
    </w:lvl>
    <w:lvl w:ilvl="6" w:tplc="1EC0F304">
      <w:start w:val="1"/>
      <w:numFmt w:val="bullet"/>
      <w:lvlText w:val=""/>
      <w:lvlJc w:val="left"/>
      <w:pPr>
        <w:ind w:left="5040" w:hanging="360"/>
      </w:pPr>
      <w:rPr>
        <w:rFonts w:ascii="Symbol" w:hAnsi="Symbol" w:hint="default"/>
      </w:rPr>
    </w:lvl>
    <w:lvl w:ilvl="7" w:tplc="6E926326">
      <w:start w:val="1"/>
      <w:numFmt w:val="bullet"/>
      <w:lvlText w:val="o"/>
      <w:lvlJc w:val="left"/>
      <w:pPr>
        <w:ind w:left="5760" w:hanging="360"/>
      </w:pPr>
      <w:rPr>
        <w:rFonts w:ascii="Courier New" w:hAnsi="Courier New" w:hint="default"/>
      </w:rPr>
    </w:lvl>
    <w:lvl w:ilvl="8" w:tplc="17B4CBE6">
      <w:start w:val="1"/>
      <w:numFmt w:val="bullet"/>
      <w:lvlText w:val=""/>
      <w:lvlJc w:val="left"/>
      <w:pPr>
        <w:ind w:left="6480" w:hanging="360"/>
      </w:pPr>
      <w:rPr>
        <w:rFonts w:ascii="Wingdings" w:hAnsi="Wingdings" w:hint="default"/>
      </w:rPr>
    </w:lvl>
  </w:abstractNum>
  <w:abstractNum w:abstractNumId="31" w15:restartNumberingAfterBreak="0">
    <w:nsid w:val="544E4927"/>
    <w:multiLevelType w:val="hybridMultilevel"/>
    <w:tmpl w:val="FFFFFFFF"/>
    <w:lvl w:ilvl="0" w:tplc="35BE25CC">
      <w:start w:val="1"/>
      <w:numFmt w:val="bullet"/>
      <w:lvlText w:val=""/>
      <w:lvlJc w:val="left"/>
      <w:pPr>
        <w:ind w:left="720" w:hanging="360"/>
      </w:pPr>
      <w:rPr>
        <w:rFonts w:ascii="Symbol" w:hAnsi="Symbol" w:hint="default"/>
      </w:rPr>
    </w:lvl>
    <w:lvl w:ilvl="1" w:tplc="60F04750">
      <w:start w:val="1"/>
      <w:numFmt w:val="bullet"/>
      <w:lvlText w:val="o"/>
      <w:lvlJc w:val="left"/>
      <w:pPr>
        <w:ind w:left="1440" w:hanging="360"/>
      </w:pPr>
      <w:rPr>
        <w:rFonts w:ascii="Courier New" w:hAnsi="Courier New" w:hint="default"/>
      </w:rPr>
    </w:lvl>
    <w:lvl w:ilvl="2" w:tplc="1AA8F240">
      <w:start w:val="1"/>
      <w:numFmt w:val="bullet"/>
      <w:lvlText w:val=""/>
      <w:lvlJc w:val="left"/>
      <w:pPr>
        <w:ind w:left="2160" w:hanging="360"/>
      </w:pPr>
      <w:rPr>
        <w:rFonts w:ascii="Wingdings" w:hAnsi="Wingdings" w:hint="default"/>
      </w:rPr>
    </w:lvl>
    <w:lvl w:ilvl="3" w:tplc="3DD21E9C">
      <w:start w:val="1"/>
      <w:numFmt w:val="bullet"/>
      <w:lvlText w:val=""/>
      <w:lvlJc w:val="left"/>
      <w:pPr>
        <w:ind w:left="2880" w:hanging="360"/>
      </w:pPr>
      <w:rPr>
        <w:rFonts w:ascii="Symbol" w:hAnsi="Symbol" w:hint="default"/>
      </w:rPr>
    </w:lvl>
    <w:lvl w:ilvl="4" w:tplc="9DBA8DC4">
      <w:start w:val="1"/>
      <w:numFmt w:val="bullet"/>
      <w:lvlText w:val="o"/>
      <w:lvlJc w:val="left"/>
      <w:pPr>
        <w:ind w:left="3600" w:hanging="360"/>
      </w:pPr>
      <w:rPr>
        <w:rFonts w:ascii="Courier New" w:hAnsi="Courier New" w:hint="default"/>
      </w:rPr>
    </w:lvl>
    <w:lvl w:ilvl="5" w:tplc="2D78A324">
      <w:start w:val="1"/>
      <w:numFmt w:val="bullet"/>
      <w:lvlText w:val=""/>
      <w:lvlJc w:val="left"/>
      <w:pPr>
        <w:ind w:left="4320" w:hanging="360"/>
      </w:pPr>
      <w:rPr>
        <w:rFonts w:ascii="Wingdings" w:hAnsi="Wingdings" w:hint="default"/>
      </w:rPr>
    </w:lvl>
    <w:lvl w:ilvl="6" w:tplc="128AA9BC">
      <w:start w:val="1"/>
      <w:numFmt w:val="bullet"/>
      <w:lvlText w:val=""/>
      <w:lvlJc w:val="left"/>
      <w:pPr>
        <w:ind w:left="5040" w:hanging="360"/>
      </w:pPr>
      <w:rPr>
        <w:rFonts w:ascii="Symbol" w:hAnsi="Symbol" w:hint="default"/>
      </w:rPr>
    </w:lvl>
    <w:lvl w:ilvl="7" w:tplc="32CAF37A">
      <w:start w:val="1"/>
      <w:numFmt w:val="bullet"/>
      <w:lvlText w:val="o"/>
      <w:lvlJc w:val="left"/>
      <w:pPr>
        <w:ind w:left="5760" w:hanging="360"/>
      </w:pPr>
      <w:rPr>
        <w:rFonts w:ascii="Courier New" w:hAnsi="Courier New" w:hint="default"/>
      </w:rPr>
    </w:lvl>
    <w:lvl w:ilvl="8" w:tplc="0E701D28">
      <w:start w:val="1"/>
      <w:numFmt w:val="bullet"/>
      <w:lvlText w:val=""/>
      <w:lvlJc w:val="left"/>
      <w:pPr>
        <w:ind w:left="6480" w:hanging="360"/>
      </w:pPr>
      <w:rPr>
        <w:rFonts w:ascii="Wingdings" w:hAnsi="Wingdings" w:hint="default"/>
      </w:rPr>
    </w:lvl>
  </w:abstractNum>
  <w:abstractNum w:abstractNumId="32" w15:restartNumberingAfterBreak="0">
    <w:nsid w:val="55AD9B32"/>
    <w:multiLevelType w:val="hybridMultilevel"/>
    <w:tmpl w:val="FFFFFFFF"/>
    <w:lvl w:ilvl="0" w:tplc="FA68144A">
      <w:start w:val="1"/>
      <w:numFmt w:val="bullet"/>
      <w:lvlText w:val=""/>
      <w:lvlJc w:val="left"/>
      <w:pPr>
        <w:ind w:left="720" w:hanging="360"/>
      </w:pPr>
      <w:rPr>
        <w:rFonts w:ascii="Symbol" w:hAnsi="Symbol" w:hint="default"/>
      </w:rPr>
    </w:lvl>
    <w:lvl w:ilvl="1" w:tplc="C60AE5B2">
      <w:start w:val="1"/>
      <w:numFmt w:val="bullet"/>
      <w:lvlText w:val="o"/>
      <w:lvlJc w:val="left"/>
      <w:pPr>
        <w:ind w:left="1440" w:hanging="360"/>
      </w:pPr>
      <w:rPr>
        <w:rFonts w:ascii="Courier New" w:hAnsi="Courier New" w:hint="default"/>
      </w:rPr>
    </w:lvl>
    <w:lvl w:ilvl="2" w:tplc="7EC49504">
      <w:start w:val="1"/>
      <w:numFmt w:val="bullet"/>
      <w:lvlText w:val=""/>
      <w:lvlJc w:val="left"/>
      <w:pPr>
        <w:ind w:left="2160" w:hanging="360"/>
      </w:pPr>
      <w:rPr>
        <w:rFonts w:ascii="Wingdings" w:hAnsi="Wingdings" w:hint="default"/>
      </w:rPr>
    </w:lvl>
    <w:lvl w:ilvl="3" w:tplc="56D0F6BC">
      <w:start w:val="1"/>
      <w:numFmt w:val="bullet"/>
      <w:lvlText w:val=""/>
      <w:lvlJc w:val="left"/>
      <w:pPr>
        <w:ind w:left="2880" w:hanging="360"/>
      </w:pPr>
      <w:rPr>
        <w:rFonts w:ascii="Symbol" w:hAnsi="Symbol" w:hint="default"/>
      </w:rPr>
    </w:lvl>
    <w:lvl w:ilvl="4" w:tplc="31AA977C">
      <w:start w:val="1"/>
      <w:numFmt w:val="bullet"/>
      <w:lvlText w:val="o"/>
      <w:lvlJc w:val="left"/>
      <w:pPr>
        <w:ind w:left="3600" w:hanging="360"/>
      </w:pPr>
      <w:rPr>
        <w:rFonts w:ascii="Courier New" w:hAnsi="Courier New" w:hint="default"/>
      </w:rPr>
    </w:lvl>
    <w:lvl w:ilvl="5" w:tplc="D8BAF016">
      <w:start w:val="1"/>
      <w:numFmt w:val="bullet"/>
      <w:lvlText w:val=""/>
      <w:lvlJc w:val="left"/>
      <w:pPr>
        <w:ind w:left="4320" w:hanging="360"/>
      </w:pPr>
      <w:rPr>
        <w:rFonts w:ascii="Wingdings" w:hAnsi="Wingdings" w:hint="default"/>
      </w:rPr>
    </w:lvl>
    <w:lvl w:ilvl="6" w:tplc="462C6F68">
      <w:start w:val="1"/>
      <w:numFmt w:val="bullet"/>
      <w:lvlText w:val=""/>
      <w:lvlJc w:val="left"/>
      <w:pPr>
        <w:ind w:left="5040" w:hanging="360"/>
      </w:pPr>
      <w:rPr>
        <w:rFonts w:ascii="Symbol" w:hAnsi="Symbol" w:hint="default"/>
      </w:rPr>
    </w:lvl>
    <w:lvl w:ilvl="7" w:tplc="7A6E6334">
      <w:start w:val="1"/>
      <w:numFmt w:val="bullet"/>
      <w:lvlText w:val="o"/>
      <w:lvlJc w:val="left"/>
      <w:pPr>
        <w:ind w:left="5760" w:hanging="360"/>
      </w:pPr>
      <w:rPr>
        <w:rFonts w:ascii="Courier New" w:hAnsi="Courier New" w:hint="default"/>
      </w:rPr>
    </w:lvl>
    <w:lvl w:ilvl="8" w:tplc="28AA78D4">
      <w:start w:val="1"/>
      <w:numFmt w:val="bullet"/>
      <w:lvlText w:val=""/>
      <w:lvlJc w:val="left"/>
      <w:pPr>
        <w:ind w:left="6480" w:hanging="360"/>
      </w:pPr>
      <w:rPr>
        <w:rFonts w:ascii="Wingdings" w:hAnsi="Wingdings" w:hint="default"/>
      </w:rPr>
    </w:lvl>
  </w:abstractNum>
  <w:abstractNum w:abstractNumId="33" w15:restartNumberingAfterBreak="0">
    <w:nsid w:val="57492ADB"/>
    <w:multiLevelType w:val="hybridMultilevel"/>
    <w:tmpl w:val="FFFFFFFF"/>
    <w:lvl w:ilvl="0" w:tplc="AB2A1122">
      <w:start w:val="1"/>
      <w:numFmt w:val="bullet"/>
      <w:lvlText w:val=""/>
      <w:lvlJc w:val="left"/>
      <w:pPr>
        <w:ind w:left="720" w:hanging="360"/>
      </w:pPr>
      <w:rPr>
        <w:rFonts w:ascii="Symbol" w:hAnsi="Symbol" w:hint="default"/>
      </w:rPr>
    </w:lvl>
    <w:lvl w:ilvl="1" w:tplc="9E9A1FA6">
      <w:start w:val="1"/>
      <w:numFmt w:val="bullet"/>
      <w:lvlText w:val="o"/>
      <w:lvlJc w:val="left"/>
      <w:pPr>
        <w:ind w:left="1440" w:hanging="360"/>
      </w:pPr>
      <w:rPr>
        <w:rFonts w:ascii="Courier New" w:hAnsi="Courier New" w:hint="default"/>
      </w:rPr>
    </w:lvl>
    <w:lvl w:ilvl="2" w:tplc="74348818">
      <w:start w:val="1"/>
      <w:numFmt w:val="bullet"/>
      <w:lvlText w:val=""/>
      <w:lvlJc w:val="left"/>
      <w:pPr>
        <w:ind w:left="2160" w:hanging="360"/>
      </w:pPr>
      <w:rPr>
        <w:rFonts w:ascii="Wingdings" w:hAnsi="Wingdings" w:hint="default"/>
      </w:rPr>
    </w:lvl>
    <w:lvl w:ilvl="3" w:tplc="A78E5E7A">
      <w:start w:val="1"/>
      <w:numFmt w:val="bullet"/>
      <w:lvlText w:val=""/>
      <w:lvlJc w:val="left"/>
      <w:pPr>
        <w:ind w:left="2880" w:hanging="360"/>
      </w:pPr>
      <w:rPr>
        <w:rFonts w:ascii="Symbol" w:hAnsi="Symbol" w:hint="default"/>
      </w:rPr>
    </w:lvl>
    <w:lvl w:ilvl="4" w:tplc="076ACC82">
      <w:start w:val="1"/>
      <w:numFmt w:val="bullet"/>
      <w:lvlText w:val="o"/>
      <w:lvlJc w:val="left"/>
      <w:pPr>
        <w:ind w:left="3600" w:hanging="360"/>
      </w:pPr>
      <w:rPr>
        <w:rFonts w:ascii="Courier New" w:hAnsi="Courier New" w:hint="default"/>
      </w:rPr>
    </w:lvl>
    <w:lvl w:ilvl="5" w:tplc="355C9200">
      <w:start w:val="1"/>
      <w:numFmt w:val="bullet"/>
      <w:lvlText w:val=""/>
      <w:lvlJc w:val="left"/>
      <w:pPr>
        <w:ind w:left="4320" w:hanging="360"/>
      </w:pPr>
      <w:rPr>
        <w:rFonts w:ascii="Wingdings" w:hAnsi="Wingdings" w:hint="default"/>
      </w:rPr>
    </w:lvl>
    <w:lvl w:ilvl="6" w:tplc="872AC4AC">
      <w:start w:val="1"/>
      <w:numFmt w:val="bullet"/>
      <w:lvlText w:val=""/>
      <w:lvlJc w:val="left"/>
      <w:pPr>
        <w:ind w:left="5040" w:hanging="360"/>
      </w:pPr>
      <w:rPr>
        <w:rFonts w:ascii="Symbol" w:hAnsi="Symbol" w:hint="default"/>
      </w:rPr>
    </w:lvl>
    <w:lvl w:ilvl="7" w:tplc="78E689B0">
      <w:start w:val="1"/>
      <w:numFmt w:val="bullet"/>
      <w:lvlText w:val="o"/>
      <w:lvlJc w:val="left"/>
      <w:pPr>
        <w:ind w:left="5760" w:hanging="360"/>
      </w:pPr>
      <w:rPr>
        <w:rFonts w:ascii="Courier New" w:hAnsi="Courier New" w:hint="default"/>
      </w:rPr>
    </w:lvl>
    <w:lvl w:ilvl="8" w:tplc="BC72EA50">
      <w:start w:val="1"/>
      <w:numFmt w:val="bullet"/>
      <w:lvlText w:val=""/>
      <w:lvlJc w:val="left"/>
      <w:pPr>
        <w:ind w:left="6480" w:hanging="360"/>
      </w:pPr>
      <w:rPr>
        <w:rFonts w:ascii="Wingdings" w:hAnsi="Wingdings" w:hint="default"/>
      </w:rPr>
    </w:lvl>
  </w:abstractNum>
  <w:abstractNum w:abstractNumId="34" w15:restartNumberingAfterBreak="0">
    <w:nsid w:val="58A42EAE"/>
    <w:multiLevelType w:val="hybridMultilevel"/>
    <w:tmpl w:val="FFFFFFFF"/>
    <w:lvl w:ilvl="0" w:tplc="17E8839E">
      <w:start w:val="1"/>
      <w:numFmt w:val="bullet"/>
      <w:lvlText w:val=""/>
      <w:lvlJc w:val="left"/>
      <w:pPr>
        <w:ind w:left="720" w:hanging="360"/>
      </w:pPr>
      <w:rPr>
        <w:rFonts w:ascii="Symbol" w:hAnsi="Symbol" w:hint="default"/>
      </w:rPr>
    </w:lvl>
    <w:lvl w:ilvl="1" w:tplc="CF8EFE1A">
      <w:start w:val="1"/>
      <w:numFmt w:val="bullet"/>
      <w:lvlText w:val="o"/>
      <w:lvlJc w:val="left"/>
      <w:pPr>
        <w:ind w:left="1440" w:hanging="360"/>
      </w:pPr>
      <w:rPr>
        <w:rFonts w:ascii="Courier New" w:hAnsi="Courier New" w:hint="default"/>
      </w:rPr>
    </w:lvl>
    <w:lvl w:ilvl="2" w:tplc="C7FC8B4A">
      <w:start w:val="1"/>
      <w:numFmt w:val="bullet"/>
      <w:lvlText w:val=""/>
      <w:lvlJc w:val="left"/>
      <w:pPr>
        <w:ind w:left="2160" w:hanging="360"/>
      </w:pPr>
      <w:rPr>
        <w:rFonts w:ascii="Wingdings" w:hAnsi="Wingdings" w:hint="default"/>
      </w:rPr>
    </w:lvl>
    <w:lvl w:ilvl="3" w:tplc="10EEDF86">
      <w:start w:val="1"/>
      <w:numFmt w:val="bullet"/>
      <w:lvlText w:val=""/>
      <w:lvlJc w:val="left"/>
      <w:pPr>
        <w:ind w:left="2880" w:hanging="360"/>
      </w:pPr>
      <w:rPr>
        <w:rFonts w:ascii="Symbol" w:hAnsi="Symbol" w:hint="default"/>
      </w:rPr>
    </w:lvl>
    <w:lvl w:ilvl="4" w:tplc="AF6A0856">
      <w:start w:val="1"/>
      <w:numFmt w:val="bullet"/>
      <w:lvlText w:val="o"/>
      <w:lvlJc w:val="left"/>
      <w:pPr>
        <w:ind w:left="3600" w:hanging="360"/>
      </w:pPr>
      <w:rPr>
        <w:rFonts w:ascii="Courier New" w:hAnsi="Courier New" w:hint="default"/>
      </w:rPr>
    </w:lvl>
    <w:lvl w:ilvl="5" w:tplc="0BF661E8">
      <w:start w:val="1"/>
      <w:numFmt w:val="bullet"/>
      <w:lvlText w:val=""/>
      <w:lvlJc w:val="left"/>
      <w:pPr>
        <w:ind w:left="4320" w:hanging="360"/>
      </w:pPr>
      <w:rPr>
        <w:rFonts w:ascii="Wingdings" w:hAnsi="Wingdings" w:hint="default"/>
      </w:rPr>
    </w:lvl>
    <w:lvl w:ilvl="6" w:tplc="9CE43F7C">
      <w:start w:val="1"/>
      <w:numFmt w:val="bullet"/>
      <w:lvlText w:val=""/>
      <w:lvlJc w:val="left"/>
      <w:pPr>
        <w:ind w:left="5040" w:hanging="360"/>
      </w:pPr>
      <w:rPr>
        <w:rFonts w:ascii="Symbol" w:hAnsi="Symbol" w:hint="default"/>
      </w:rPr>
    </w:lvl>
    <w:lvl w:ilvl="7" w:tplc="D4007AF8">
      <w:start w:val="1"/>
      <w:numFmt w:val="bullet"/>
      <w:lvlText w:val="o"/>
      <w:lvlJc w:val="left"/>
      <w:pPr>
        <w:ind w:left="5760" w:hanging="360"/>
      </w:pPr>
      <w:rPr>
        <w:rFonts w:ascii="Courier New" w:hAnsi="Courier New" w:hint="default"/>
      </w:rPr>
    </w:lvl>
    <w:lvl w:ilvl="8" w:tplc="18548E4C">
      <w:start w:val="1"/>
      <w:numFmt w:val="bullet"/>
      <w:lvlText w:val=""/>
      <w:lvlJc w:val="left"/>
      <w:pPr>
        <w:ind w:left="6480" w:hanging="360"/>
      </w:pPr>
      <w:rPr>
        <w:rFonts w:ascii="Wingdings" w:hAnsi="Wingdings" w:hint="default"/>
      </w:rPr>
    </w:lvl>
  </w:abstractNum>
  <w:abstractNum w:abstractNumId="35" w15:restartNumberingAfterBreak="0">
    <w:nsid w:val="5CABF754"/>
    <w:multiLevelType w:val="hybridMultilevel"/>
    <w:tmpl w:val="FFFFFFFF"/>
    <w:lvl w:ilvl="0" w:tplc="C9B6D24A">
      <w:start w:val="1"/>
      <w:numFmt w:val="bullet"/>
      <w:lvlText w:val=""/>
      <w:lvlJc w:val="left"/>
      <w:pPr>
        <w:ind w:left="720" w:hanging="360"/>
      </w:pPr>
      <w:rPr>
        <w:rFonts w:ascii="Symbol" w:hAnsi="Symbol" w:hint="default"/>
      </w:rPr>
    </w:lvl>
    <w:lvl w:ilvl="1" w:tplc="D97850A2">
      <w:start w:val="1"/>
      <w:numFmt w:val="bullet"/>
      <w:lvlText w:val="o"/>
      <w:lvlJc w:val="left"/>
      <w:pPr>
        <w:ind w:left="1440" w:hanging="360"/>
      </w:pPr>
      <w:rPr>
        <w:rFonts w:ascii="Courier New" w:hAnsi="Courier New" w:hint="default"/>
      </w:rPr>
    </w:lvl>
    <w:lvl w:ilvl="2" w:tplc="CE7E663E">
      <w:start w:val="1"/>
      <w:numFmt w:val="bullet"/>
      <w:lvlText w:val=""/>
      <w:lvlJc w:val="left"/>
      <w:pPr>
        <w:ind w:left="2160" w:hanging="360"/>
      </w:pPr>
      <w:rPr>
        <w:rFonts w:ascii="Wingdings" w:hAnsi="Wingdings" w:hint="default"/>
      </w:rPr>
    </w:lvl>
    <w:lvl w:ilvl="3" w:tplc="F0D82D8E">
      <w:start w:val="1"/>
      <w:numFmt w:val="bullet"/>
      <w:lvlText w:val=""/>
      <w:lvlJc w:val="left"/>
      <w:pPr>
        <w:ind w:left="2880" w:hanging="360"/>
      </w:pPr>
      <w:rPr>
        <w:rFonts w:ascii="Symbol" w:hAnsi="Symbol" w:hint="default"/>
      </w:rPr>
    </w:lvl>
    <w:lvl w:ilvl="4" w:tplc="FFF4FA58">
      <w:start w:val="1"/>
      <w:numFmt w:val="bullet"/>
      <w:lvlText w:val="o"/>
      <w:lvlJc w:val="left"/>
      <w:pPr>
        <w:ind w:left="3600" w:hanging="360"/>
      </w:pPr>
      <w:rPr>
        <w:rFonts w:ascii="Courier New" w:hAnsi="Courier New" w:hint="default"/>
      </w:rPr>
    </w:lvl>
    <w:lvl w:ilvl="5" w:tplc="B6DA4756">
      <w:start w:val="1"/>
      <w:numFmt w:val="bullet"/>
      <w:lvlText w:val=""/>
      <w:lvlJc w:val="left"/>
      <w:pPr>
        <w:ind w:left="4320" w:hanging="360"/>
      </w:pPr>
      <w:rPr>
        <w:rFonts w:ascii="Wingdings" w:hAnsi="Wingdings" w:hint="default"/>
      </w:rPr>
    </w:lvl>
    <w:lvl w:ilvl="6" w:tplc="342CD1DC">
      <w:start w:val="1"/>
      <w:numFmt w:val="bullet"/>
      <w:lvlText w:val=""/>
      <w:lvlJc w:val="left"/>
      <w:pPr>
        <w:ind w:left="5040" w:hanging="360"/>
      </w:pPr>
      <w:rPr>
        <w:rFonts w:ascii="Symbol" w:hAnsi="Symbol" w:hint="default"/>
      </w:rPr>
    </w:lvl>
    <w:lvl w:ilvl="7" w:tplc="7EF8989E">
      <w:start w:val="1"/>
      <w:numFmt w:val="bullet"/>
      <w:lvlText w:val="o"/>
      <w:lvlJc w:val="left"/>
      <w:pPr>
        <w:ind w:left="5760" w:hanging="360"/>
      </w:pPr>
      <w:rPr>
        <w:rFonts w:ascii="Courier New" w:hAnsi="Courier New" w:hint="default"/>
      </w:rPr>
    </w:lvl>
    <w:lvl w:ilvl="8" w:tplc="557AA304">
      <w:start w:val="1"/>
      <w:numFmt w:val="bullet"/>
      <w:lvlText w:val=""/>
      <w:lvlJc w:val="left"/>
      <w:pPr>
        <w:ind w:left="6480" w:hanging="360"/>
      </w:pPr>
      <w:rPr>
        <w:rFonts w:ascii="Wingdings" w:hAnsi="Wingdings" w:hint="default"/>
      </w:rPr>
    </w:lvl>
  </w:abstractNum>
  <w:abstractNum w:abstractNumId="36" w15:restartNumberingAfterBreak="0">
    <w:nsid w:val="5E891882"/>
    <w:multiLevelType w:val="hybridMultilevel"/>
    <w:tmpl w:val="FFFFFFFF"/>
    <w:lvl w:ilvl="0" w:tplc="6512FE66">
      <w:start w:val="1"/>
      <w:numFmt w:val="bullet"/>
      <w:lvlText w:val=""/>
      <w:lvlJc w:val="left"/>
      <w:pPr>
        <w:ind w:left="720" w:hanging="360"/>
      </w:pPr>
      <w:rPr>
        <w:rFonts w:ascii="Symbol" w:hAnsi="Symbol" w:hint="default"/>
      </w:rPr>
    </w:lvl>
    <w:lvl w:ilvl="1" w:tplc="498E50C4">
      <w:start w:val="1"/>
      <w:numFmt w:val="bullet"/>
      <w:lvlText w:val="o"/>
      <w:lvlJc w:val="left"/>
      <w:pPr>
        <w:ind w:left="1440" w:hanging="360"/>
      </w:pPr>
      <w:rPr>
        <w:rFonts w:ascii="Courier New" w:hAnsi="Courier New" w:hint="default"/>
      </w:rPr>
    </w:lvl>
    <w:lvl w:ilvl="2" w:tplc="E69ED4F2">
      <w:start w:val="1"/>
      <w:numFmt w:val="bullet"/>
      <w:lvlText w:val=""/>
      <w:lvlJc w:val="left"/>
      <w:pPr>
        <w:ind w:left="2160" w:hanging="360"/>
      </w:pPr>
      <w:rPr>
        <w:rFonts w:ascii="Wingdings" w:hAnsi="Wingdings" w:hint="default"/>
      </w:rPr>
    </w:lvl>
    <w:lvl w:ilvl="3" w:tplc="EBB4FDD2">
      <w:start w:val="1"/>
      <w:numFmt w:val="bullet"/>
      <w:lvlText w:val=""/>
      <w:lvlJc w:val="left"/>
      <w:pPr>
        <w:ind w:left="2880" w:hanging="360"/>
      </w:pPr>
      <w:rPr>
        <w:rFonts w:ascii="Symbol" w:hAnsi="Symbol" w:hint="default"/>
      </w:rPr>
    </w:lvl>
    <w:lvl w:ilvl="4" w:tplc="EE643634">
      <w:start w:val="1"/>
      <w:numFmt w:val="bullet"/>
      <w:lvlText w:val="o"/>
      <w:lvlJc w:val="left"/>
      <w:pPr>
        <w:ind w:left="3600" w:hanging="360"/>
      </w:pPr>
      <w:rPr>
        <w:rFonts w:ascii="Courier New" w:hAnsi="Courier New" w:hint="default"/>
      </w:rPr>
    </w:lvl>
    <w:lvl w:ilvl="5" w:tplc="B16643FC">
      <w:start w:val="1"/>
      <w:numFmt w:val="bullet"/>
      <w:lvlText w:val=""/>
      <w:lvlJc w:val="left"/>
      <w:pPr>
        <w:ind w:left="4320" w:hanging="360"/>
      </w:pPr>
      <w:rPr>
        <w:rFonts w:ascii="Wingdings" w:hAnsi="Wingdings" w:hint="default"/>
      </w:rPr>
    </w:lvl>
    <w:lvl w:ilvl="6" w:tplc="9B3CBBF4">
      <w:start w:val="1"/>
      <w:numFmt w:val="bullet"/>
      <w:lvlText w:val=""/>
      <w:lvlJc w:val="left"/>
      <w:pPr>
        <w:ind w:left="5040" w:hanging="360"/>
      </w:pPr>
      <w:rPr>
        <w:rFonts w:ascii="Symbol" w:hAnsi="Symbol" w:hint="default"/>
      </w:rPr>
    </w:lvl>
    <w:lvl w:ilvl="7" w:tplc="28F8313A">
      <w:start w:val="1"/>
      <w:numFmt w:val="bullet"/>
      <w:lvlText w:val="o"/>
      <w:lvlJc w:val="left"/>
      <w:pPr>
        <w:ind w:left="5760" w:hanging="360"/>
      </w:pPr>
      <w:rPr>
        <w:rFonts w:ascii="Courier New" w:hAnsi="Courier New" w:hint="default"/>
      </w:rPr>
    </w:lvl>
    <w:lvl w:ilvl="8" w:tplc="C88066D6">
      <w:start w:val="1"/>
      <w:numFmt w:val="bullet"/>
      <w:lvlText w:val=""/>
      <w:lvlJc w:val="left"/>
      <w:pPr>
        <w:ind w:left="6480" w:hanging="360"/>
      </w:pPr>
      <w:rPr>
        <w:rFonts w:ascii="Wingdings" w:hAnsi="Wingdings" w:hint="default"/>
      </w:rPr>
    </w:lvl>
  </w:abstractNum>
  <w:abstractNum w:abstractNumId="37" w15:restartNumberingAfterBreak="0">
    <w:nsid w:val="63182151"/>
    <w:multiLevelType w:val="hybridMultilevel"/>
    <w:tmpl w:val="FFFFFFFF"/>
    <w:lvl w:ilvl="0" w:tplc="275C3C08">
      <w:start w:val="1"/>
      <w:numFmt w:val="bullet"/>
      <w:lvlText w:val=""/>
      <w:lvlJc w:val="left"/>
      <w:pPr>
        <w:ind w:left="720" w:hanging="360"/>
      </w:pPr>
      <w:rPr>
        <w:rFonts w:ascii="Symbol" w:hAnsi="Symbol" w:hint="default"/>
      </w:rPr>
    </w:lvl>
    <w:lvl w:ilvl="1" w:tplc="7D80FF94">
      <w:start w:val="1"/>
      <w:numFmt w:val="bullet"/>
      <w:lvlText w:val="o"/>
      <w:lvlJc w:val="left"/>
      <w:pPr>
        <w:ind w:left="1440" w:hanging="360"/>
      </w:pPr>
      <w:rPr>
        <w:rFonts w:ascii="Courier New" w:hAnsi="Courier New" w:hint="default"/>
      </w:rPr>
    </w:lvl>
    <w:lvl w:ilvl="2" w:tplc="8B6E6F7C">
      <w:start w:val="1"/>
      <w:numFmt w:val="bullet"/>
      <w:lvlText w:val=""/>
      <w:lvlJc w:val="left"/>
      <w:pPr>
        <w:ind w:left="2160" w:hanging="360"/>
      </w:pPr>
      <w:rPr>
        <w:rFonts w:ascii="Wingdings" w:hAnsi="Wingdings" w:hint="default"/>
      </w:rPr>
    </w:lvl>
    <w:lvl w:ilvl="3" w:tplc="6C6CF982">
      <w:start w:val="1"/>
      <w:numFmt w:val="bullet"/>
      <w:lvlText w:val=""/>
      <w:lvlJc w:val="left"/>
      <w:pPr>
        <w:ind w:left="2880" w:hanging="360"/>
      </w:pPr>
      <w:rPr>
        <w:rFonts w:ascii="Symbol" w:hAnsi="Symbol" w:hint="default"/>
      </w:rPr>
    </w:lvl>
    <w:lvl w:ilvl="4" w:tplc="99F4B628">
      <w:start w:val="1"/>
      <w:numFmt w:val="bullet"/>
      <w:lvlText w:val="o"/>
      <w:lvlJc w:val="left"/>
      <w:pPr>
        <w:ind w:left="3600" w:hanging="360"/>
      </w:pPr>
      <w:rPr>
        <w:rFonts w:ascii="Courier New" w:hAnsi="Courier New" w:hint="default"/>
      </w:rPr>
    </w:lvl>
    <w:lvl w:ilvl="5" w:tplc="B07872DE">
      <w:start w:val="1"/>
      <w:numFmt w:val="bullet"/>
      <w:lvlText w:val=""/>
      <w:lvlJc w:val="left"/>
      <w:pPr>
        <w:ind w:left="4320" w:hanging="360"/>
      </w:pPr>
      <w:rPr>
        <w:rFonts w:ascii="Wingdings" w:hAnsi="Wingdings" w:hint="default"/>
      </w:rPr>
    </w:lvl>
    <w:lvl w:ilvl="6" w:tplc="301644B2">
      <w:start w:val="1"/>
      <w:numFmt w:val="bullet"/>
      <w:lvlText w:val=""/>
      <w:lvlJc w:val="left"/>
      <w:pPr>
        <w:ind w:left="5040" w:hanging="360"/>
      </w:pPr>
      <w:rPr>
        <w:rFonts w:ascii="Symbol" w:hAnsi="Symbol" w:hint="default"/>
      </w:rPr>
    </w:lvl>
    <w:lvl w:ilvl="7" w:tplc="D87EEAD6">
      <w:start w:val="1"/>
      <w:numFmt w:val="bullet"/>
      <w:lvlText w:val="o"/>
      <w:lvlJc w:val="left"/>
      <w:pPr>
        <w:ind w:left="5760" w:hanging="360"/>
      </w:pPr>
      <w:rPr>
        <w:rFonts w:ascii="Courier New" w:hAnsi="Courier New" w:hint="default"/>
      </w:rPr>
    </w:lvl>
    <w:lvl w:ilvl="8" w:tplc="B4B4EF38">
      <w:start w:val="1"/>
      <w:numFmt w:val="bullet"/>
      <w:lvlText w:val=""/>
      <w:lvlJc w:val="left"/>
      <w:pPr>
        <w:ind w:left="6480" w:hanging="360"/>
      </w:pPr>
      <w:rPr>
        <w:rFonts w:ascii="Wingdings" w:hAnsi="Wingdings" w:hint="default"/>
      </w:rPr>
    </w:lvl>
  </w:abstractNum>
  <w:abstractNum w:abstractNumId="38" w15:restartNumberingAfterBreak="0">
    <w:nsid w:val="657D131A"/>
    <w:multiLevelType w:val="hybridMultilevel"/>
    <w:tmpl w:val="FFFFFFFF"/>
    <w:lvl w:ilvl="0" w:tplc="3064E7CE">
      <w:start w:val="1"/>
      <w:numFmt w:val="bullet"/>
      <w:lvlText w:val=""/>
      <w:lvlJc w:val="left"/>
      <w:pPr>
        <w:ind w:left="720" w:hanging="360"/>
      </w:pPr>
      <w:rPr>
        <w:rFonts w:ascii="Symbol" w:hAnsi="Symbol" w:hint="default"/>
      </w:rPr>
    </w:lvl>
    <w:lvl w:ilvl="1" w:tplc="6A6ACAE0">
      <w:start w:val="1"/>
      <w:numFmt w:val="bullet"/>
      <w:lvlText w:val="o"/>
      <w:lvlJc w:val="left"/>
      <w:pPr>
        <w:ind w:left="1440" w:hanging="360"/>
      </w:pPr>
      <w:rPr>
        <w:rFonts w:ascii="Courier New" w:hAnsi="Courier New" w:hint="default"/>
      </w:rPr>
    </w:lvl>
    <w:lvl w:ilvl="2" w:tplc="67C20144">
      <w:start w:val="1"/>
      <w:numFmt w:val="bullet"/>
      <w:lvlText w:val=""/>
      <w:lvlJc w:val="left"/>
      <w:pPr>
        <w:ind w:left="2160" w:hanging="360"/>
      </w:pPr>
      <w:rPr>
        <w:rFonts w:ascii="Wingdings" w:hAnsi="Wingdings" w:hint="default"/>
      </w:rPr>
    </w:lvl>
    <w:lvl w:ilvl="3" w:tplc="0570FCF6">
      <w:start w:val="1"/>
      <w:numFmt w:val="bullet"/>
      <w:lvlText w:val=""/>
      <w:lvlJc w:val="left"/>
      <w:pPr>
        <w:ind w:left="2880" w:hanging="360"/>
      </w:pPr>
      <w:rPr>
        <w:rFonts w:ascii="Symbol" w:hAnsi="Symbol" w:hint="default"/>
      </w:rPr>
    </w:lvl>
    <w:lvl w:ilvl="4" w:tplc="3014B4B0">
      <w:start w:val="1"/>
      <w:numFmt w:val="bullet"/>
      <w:lvlText w:val="o"/>
      <w:lvlJc w:val="left"/>
      <w:pPr>
        <w:ind w:left="3600" w:hanging="360"/>
      </w:pPr>
      <w:rPr>
        <w:rFonts w:ascii="Courier New" w:hAnsi="Courier New" w:hint="default"/>
      </w:rPr>
    </w:lvl>
    <w:lvl w:ilvl="5" w:tplc="68BC4C9A">
      <w:start w:val="1"/>
      <w:numFmt w:val="bullet"/>
      <w:lvlText w:val=""/>
      <w:lvlJc w:val="left"/>
      <w:pPr>
        <w:ind w:left="4320" w:hanging="360"/>
      </w:pPr>
      <w:rPr>
        <w:rFonts w:ascii="Wingdings" w:hAnsi="Wingdings" w:hint="default"/>
      </w:rPr>
    </w:lvl>
    <w:lvl w:ilvl="6" w:tplc="268C25A8">
      <w:start w:val="1"/>
      <w:numFmt w:val="bullet"/>
      <w:lvlText w:val=""/>
      <w:lvlJc w:val="left"/>
      <w:pPr>
        <w:ind w:left="5040" w:hanging="360"/>
      </w:pPr>
      <w:rPr>
        <w:rFonts w:ascii="Symbol" w:hAnsi="Symbol" w:hint="default"/>
      </w:rPr>
    </w:lvl>
    <w:lvl w:ilvl="7" w:tplc="EB247FB2">
      <w:start w:val="1"/>
      <w:numFmt w:val="bullet"/>
      <w:lvlText w:val="o"/>
      <w:lvlJc w:val="left"/>
      <w:pPr>
        <w:ind w:left="5760" w:hanging="360"/>
      </w:pPr>
      <w:rPr>
        <w:rFonts w:ascii="Courier New" w:hAnsi="Courier New" w:hint="default"/>
      </w:rPr>
    </w:lvl>
    <w:lvl w:ilvl="8" w:tplc="39CA51B0">
      <w:start w:val="1"/>
      <w:numFmt w:val="bullet"/>
      <w:lvlText w:val=""/>
      <w:lvlJc w:val="left"/>
      <w:pPr>
        <w:ind w:left="6480" w:hanging="360"/>
      </w:pPr>
      <w:rPr>
        <w:rFonts w:ascii="Wingdings" w:hAnsi="Wingdings" w:hint="default"/>
      </w:rPr>
    </w:lvl>
  </w:abstractNum>
  <w:abstractNum w:abstractNumId="39" w15:restartNumberingAfterBreak="0">
    <w:nsid w:val="679DAD0F"/>
    <w:multiLevelType w:val="hybridMultilevel"/>
    <w:tmpl w:val="FFFFFFFF"/>
    <w:lvl w:ilvl="0" w:tplc="2B388844">
      <w:start w:val="1"/>
      <w:numFmt w:val="bullet"/>
      <w:lvlText w:val=""/>
      <w:lvlJc w:val="left"/>
      <w:pPr>
        <w:ind w:left="720" w:hanging="360"/>
      </w:pPr>
      <w:rPr>
        <w:rFonts w:ascii="Symbol" w:hAnsi="Symbol" w:hint="default"/>
      </w:rPr>
    </w:lvl>
    <w:lvl w:ilvl="1" w:tplc="4114006E">
      <w:start w:val="1"/>
      <w:numFmt w:val="bullet"/>
      <w:lvlText w:val="o"/>
      <w:lvlJc w:val="left"/>
      <w:pPr>
        <w:ind w:left="1440" w:hanging="360"/>
      </w:pPr>
      <w:rPr>
        <w:rFonts w:ascii="Courier New" w:hAnsi="Courier New" w:hint="default"/>
      </w:rPr>
    </w:lvl>
    <w:lvl w:ilvl="2" w:tplc="E73A5E0E">
      <w:start w:val="1"/>
      <w:numFmt w:val="bullet"/>
      <w:lvlText w:val=""/>
      <w:lvlJc w:val="left"/>
      <w:pPr>
        <w:ind w:left="2160" w:hanging="360"/>
      </w:pPr>
      <w:rPr>
        <w:rFonts w:ascii="Wingdings" w:hAnsi="Wingdings" w:hint="default"/>
      </w:rPr>
    </w:lvl>
    <w:lvl w:ilvl="3" w:tplc="C71C26BA">
      <w:start w:val="1"/>
      <w:numFmt w:val="bullet"/>
      <w:lvlText w:val=""/>
      <w:lvlJc w:val="left"/>
      <w:pPr>
        <w:ind w:left="2880" w:hanging="360"/>
      </w:pPr>
      <w:rPr>
        <w:rFonts w:ascii="Symbol" w:hAnsi="Symbol" w:hint="default"/>
      </w:rPr>
    </w:lvl>
    <w:lvl w:ilvl="4" w:tplc="2EC22800">
      <w:start w:val="1"/>
      <w:numFmt w:val="bullet"/>
      <w:lvlText w:val="o"/>
      <w:lvlJc w:val="left"/>
      <w:pPr>
        <w:ind w:left="3600" w:hanging="360"/>
      </w:pPr>
      <w:rPr>
        <w:rFonts w:ascii="Courier New" w:hAnsi="Courier New" w:hint="default"/>
      </w:rPr>
    </w:lvl>
    <w:lvl w:ilvl="5" w:tplc="EF32F324">
      <w:start w:val="1"/>
      <w:numFmt w:val="bullet"/>
      <w:lvlText w:val=""/>
      <w:lvlJc w:val="left"/>
      <w:pPr>
        <w:ind w:left="4320" w:hanging="360"/>
      </w:pPr>
      <w:rPr>
        <w:rFonts w:ascii="Wingdings" w:hAnsi="Wingdings" w:hint="default"/>
      </w:rPr>
    </w:lvl>
    <w:lvl w:ilvl="6" w:tplc="447E041A">
      <w:start w:val="1"/>
      <w:numFmt w:val="bullet"/>
      <w:lvlText w:val=""/>
      <w:lvlJc w:val="left"/>
      <w:pPr>
        <w:ind w:left="5040" w:hanging="360"/>
      </w:pPr>
      <w:rPr>
        <w:rFonts w:ascii="Symbol" w:hAnsi="Symbol" w:hint="default"/>
      </w:rPr>
    </w:lvl>
    <w:lvl w:ilvl="7" w:tplc="B002DDC8">
      <w:start w:val="1"/>
      <w:numFmt w:val="bullet"/>
      <w:lvlText w:val="o"/>
      <w:lvlJc w:val="left"/>
      <w:pPr>
        <w:ind w:left="5760" w:hanging="360"/>
      </w:pPr>
      <w:rPr>
        <w:rFonts w:ascii="Courier New" w:hAnsi="Courier New" w:hint="default"/>
      </w:rPr>
    </w:lvl>
    <w:lvl w:ilvl="8" w:tplc="037ADD0C">
      <w:start w:val="1"/>
      <w:numFmt w:val="bullet"/>
      <w:lvlText w:val=""/>
      <w:lvlJc w:val="left"/>
      <w:pPr>
        <w:ind w:left="6480" w:hanging="360"/>
      </w:pPr>
      <w:rPr>
        <w:rFonts w:ascii="Wingdings" w:hAnsi="Wingdings" w:hint="default"/>
      </w:rPr>
    </w:lvl>
  </w:abstractNum>
  <w:abstractNum w:abstractNumId="40" w15:restartNumberingAfterBreak="0">
    <w:nsid w:val="6D67B7C5"/>
    <w:multiLevelType w:val="hybridMultilevel"/>
    <w:tmpl w:val="FFFFFFFF"/>
    <w:lvl w:ilvl="0" w:tplc="FD0EC45C">
      <w:start w:val="1"/>
      <w:numFmt w:val="bullet"/>
      <w:lvlText w:val=""/>
      <w:lvlJc w:val="left"/>
      <w:pPr>
        <w:ind w:left="720" w:hanging="360"/>
      </w:pPr>
      <w:rPr>
        <w:rFonts w:ascii="Symbol" w:hAnsi="Symbol" w:hint="default"/>
      </w:rPr>
    </w:lvl>
    <w:lvl w:ilvl="1" w:tplc="9DDA56B6">
      <w:start w:val="1"/>
      <w:numFmt w:val="bullet"/>
      <w:lvlText w:val="o"/>
      <w:lvlJc w:val="left"/>
      <w:pPr>
        <w:ind w:left="1440" w:hanging="360"/>
      </w:pPr>
      <w:rPr>
        <w:rFonts w:ascii="Courier New" w:hAnsi="Courier New" w:hint="default"/>
      </w:rPr>
    </w:lvl>
    <w:lvl w:ilvl="2" w:tplc="FD8C93A4">
      <w:start w:val="1"/>
      <w:numFmt w:val="bullet"/>
      <w:lvlText w:val=""/>
      <w:lvlJc w:val="left"/>
      <w:pPr>
        <w:ind w:left="2160" w:hanging="360"/>
      </w:pPr>
      <w:rPr>
        <w:rFonts w:ascii="Wingdings" w:hAnsi="Wingdings" w:hint="default"/>
      </w:rPr>
    </w:lvl>
    <w:lvl w:ilvl="3" w:tplc="A3965CA6">
      <w:start w:val="1"/>
      <w:numFmt w:val="bullet"/>
      <w:lvlText w:val=""/>
      <w:lvlJc w:val="left"/>
      <w:pPr>
        <w:ind w:left="2880" w:hanging="360"/>
      </w:pPr>
      <w:rPr>
        <w:rFonts w:ascii="Symbol" w:hAnsi="Symbol" w:hint="default"/>
      </w:rPr>
    </w:lvl>
    <w:lvl w:ilvl="4" w:tplc="D23A72B6">
      <w:start w:val="1"/>
      <w:numFmt w:val="bullet"/>
      <w:lvlText w:val="o"/>
      <w:lvlJc w:val="left"/>
      <w:pPr>
        <w:ind w:left="3600" w:hanging="360"/>
      </w:pPr>
      <w:rPr>
        <w:rFonts w:ascii="Courier New" w:hAnsi="Courier New" w:hint="default"/>
      </w:rPr>
    </w:lvl>
    <w:lvl w:ilvl="5" w:tplc="512EE466">
      <w:start w:val="1"/>
      <w:numFmt w:val="bullet"/>
      <w:lvlText w:val=""/>
      <w:lvlJc w:val="left"/>
      <w:pPr>
        <w:ind w:left="4320" w:hanging="360"/>
      </w:pPr>
      <w:rPr>
        <w:rFonts w:ascii="Wingdings" w:hAnsi="Wingdings" w:hint="default"/>
      </w:rPr>
    </w:lvl>
    <w:lvl w:ilvl="6" w:tplc="C0B6AF80">
      <w:start w:val="1"/>
      <w:numFmt w:val="bullet"/>
      <w:lvlText w:val=""/>
      <w:lvlJc w:val="left"/>
      <w:pPr>
        <w:ind w:left="5040" w:hanging="360"/>
      </w:pPr>
      <w:rPr>
        <w:rFonts w:ascii="Symbol" w:hAnsi="Symbol" w:hint="default"/>
      </w:rPr>
    </w:lvl>
    <w:lvl w:ilvl="7" w:tplc="753854FE">
      <w:start w:val="1"/>
      <w:numFmt w:val="bullet"/>
      <w:lvlText w:val="o"/>
      <w:lvlJc w:val="left"/>
      <w:pPr>
        <w:ind w:left="5760" w:hanging="360"/>
      </w:pPr>
      <w:rPr>
        <w:rFonts w:ascii="Courier New" w:hAnsi="Courier New" w:hint="default"/>
      </w:rPr>
    </w:lvl>
    <w:lvl w:ilvl="8" w:tplc="EA2C53BA">
      <w:start w:val="1"/>
      <w:numFmt w:val="bullet"/>
      <w:lvlText w:val=""/>
      <w:lvlJc w:val="left"/>
      <w:pPr>
        <w:ind w:left="6480" w:hanging="360"/>
      </w:pPr>
      <w:rPr>
        <w:rFonts w:ascii="Wingdings" w:hAnsi="Wingdings" w:hint="default"/>
      </w:rPr>
    </w:lvl>
  </w:abstractNum>
  <w:abstractNum w:abstractNumId="41" w15:restartNumberingAfterBreak="0">
    <w:nsid w:val="747FA742"/>
    <w:multiLevelType w:val="hybridMultilevel"/>
    <w:tmpl w:val="FFFFFFFF"/>
    <w:lvl w:ilvl="0" w:tplc="E6784CA4">
      <w:start w:val="1"/>
      <w:numFmt w:val="bullet"/>
      <w:lvlText w:val=""/>
      <w:lvlJc w:val="left"/>
      <w:pPr>
        <w:ind w:left="720" w:hanging="360"/>
      </w:pPr>
      <w:rPr>
        <w:rFonts w:ascii="Symbol" w:hAnsi="Symbol" w:hint="default"/>
      </w:rPr>
    </w:lvl>
    <w:lvl w:ilvl="1" w:tplc="B6A099D2">
      <w:start w:val="1"/>
      <w:numFmt w:val="bullet"/>
      <w:lvlText w:val="o"/>
      <w:lvlJc w:val="left"/>
      <w:pPr>
        <w:ind w:left="1440" w:hanging="360"/>
      </w:pPr>
      <w:rPr>
        <w:rFonts w:ascii="Courier New" w:hAnsi="Courier New" w:hint="default"/>
      </w:rPr>
    </w:lvl>
    <w:lvl w:ilvl="2" w:tplc="86805F1E">
      <w:start w:val="1"/>
      <w:numFmt w:val="bullet"/>
      <w:lvlText w:val=""/>
      <w:lvlJc w:val="left"/>
      <w:pPr>
        <w:ind w:left="2160" w:hanging="360"/>
      </w:pPr>
      <w:rPr>
        <w:rFonts w:ascii="Wingdings" w:hAnsi="Wingdings" w:hint="default"/>
      </w:rPr>
    </w:lvl>
    <w:lvl w:ilvl="3" w:tplc="9EEEA850">
      <w:start w:val="1"/>
      <w:numFmt w:val="bullet"/>
      <w:lvlText w:val=""/>
      <w:lvlJc w:val="left"/>
      <w:pPr>
        <w:ind w:left="2880" w:hanging="360"/>
      </w:pPr>
      <w:rPr>
        <w:rFonts w:ascii="Symbol" w:hAnsi="Symbol" w:hint="default"/>
      </w:rPr>
    </w:lvl>
    <w:lvl w:ilvl="4" w:tplc="822A2D74">
      <w:start w:val="1"/>
      <w:numFmt w:val="bullet"/>
      <w:lvlText w:val="o"/>
      <w:lvlJc w:val="left"/>
      <w:pPr>
        <w:ind w:left="3600" w:hanging="360"/>
      </w:pPr>
      <w:rPr>
        <w:rFonts w:ascii="Courier New" w:hAnsi="Courier New" w:hint="default"/>
      </w:rPr>
    </w:lvl>
    <w:lvl w:ilvl="5" w:tplc="13D4F726">
      <w:start w:val="1"/>
      <w:numFmt w:val="bullet"/>
      <w:lvlText w:val=""/>
      <w:lvlJc w:val="left"/>
      <w:pPr>
        <w:ind w:left="4320" w:hanging="360"/>
      </w:pPr>
      <w:rPr>
        <w:rFonts w:ascii="Wingdings" w:hAnsi="Wingdings" w:hint="default"/>
      </w:rPr>
    </w:lvl>
    <w:lvl w:ilvl="6" w:tplc="FBC452F4">
      <w:start w:val="1"/>
      <w:numFmt w:val="bullet"/>
      <w:lvlText w:val=""/>
      <w:lvlJc w:val="left"/>
      <w:pPr>
        <w:ind w:left="5040" w:hanging="360"/>
      </w:pPr>
      <w:rPr>
        <w:rFonts w:ascii="Symbol" w:hAnsi="Symbol" w:hint="default"/>
      </w:rPr>
    </w:lvl>
    <w:lvl w:ilvl="7" w:tplc="C52A977C">
      <w:start w:val="1"/>
      <w:numFmt w:val="bullet"/>
      <w:lvlText w:val="o"/>
      <w:lvlJc w:val="left"/>
      <w:pPr>
        <w:ind w:left="5760" w:hanging="360"/>
      </w:pPr>
      <w:rPr>
        <w:rFonts w:ascii="Courier New" w:hAnsi="Courier New" w:hint="default"/>
      </w:rPr>
    </w:lvl>
    <w:lvl w:ilvl="8" w:tplc="EE387C54">
      <w:start w:val="1"/>
      <w:numFmt w:val="bullet"/>
      <w:lvlText w:val=""/>
      <w:lvlJc w:val="left"/>
      <w:pPr>
        <w:ind w:left="6480" w:hanging="360"/>
      </w:pPr>
      <w:rPr>
        <w:rFonts w:ascii="Wingdings" w:hAnsi="Wingdings" w:hint="default"/>
      </w:rPr>
    </w:lvl>
  </w:abstractNum>
  <w:abstractNum w:abstractNumId="42" w15:restartNumberingAfterBreak="0">
    <w:nsid w:val="7F76CEBF"/>
    <w:multiLevelType w:val="hybridMultilevel"/>
    <w:tmpl w:val="FFFFFFFF"/>
    <w:lvl w:ilvl="0" w:tplc="A6BABF22">
      <w:start w:val="1"/>
      <w:numFmt w:val="bullet"/>
      <w:lvlText w:val=""/>
      <w:lvlJc w:val="left"/>
      <w:pPr>
        <w:ind w:left="720" w:hanging="360"/>
      </w:pPr>
      <w:rPr>
        <w:rFonts w:ascii="Symbol" w:hAnsi="Symbol" w:hint="default"/>
      </w:rPr>
    </w:lvl>
    <w:lvl w:ilvl="1" w:tplc="F2EA93EC">
      <w:start w:val="1"/>
      <w:numFmt w:val="bullet"/>
      <w:lvlText w:val="o"/>
      <w:lvlJc w:val="left"/>
      <w:pPr>
        <w:ind w:left="1440" w:hanging="360"/>
      </w:pPr>
      <w:rPr>
        <w:rFonts w:ascii="Courier New" w:hAnsi="Courier New" w:hint="default"/>
      </w:rPr>
    </w:lvl>
    <w:lvl w:ilvl="2" w:tplc="364ED20E">
      <w:start w:val="1"/>
      <w:numFmt w:val="bullet"/>
      <w:lvlText w:val=""/>
      <w:lvlJc w:val="left"/>
      <w:pPr>
        <w:ind w:left="2160" w:hanging="360"/>
      </w:pPr>
      <w:rPr>
        <w:rFonts w:ascii="Wingdings" w:hAnsi="Wingdings" w:hint="default"/>
      </w:rPr>
    </w:lvl>
    <w:lvl w:ilvl="3" w:tplc="1332D33E">
      <w:start w:val="1"/>
      <w:numFmt w:val="bullet"/>
      <w:lvlText w:val=""/>
      <w:lvlJc w:val="left"/>
      <w:pPr>
        <w:ind w:left="2880" w:hanging="360"/>
      </w:pPr>
      <w:rPr>
        <w:rFonts w:ascii="Symbol" w:hAnsi="Symbol" w:hint="default"/>
      </w:rPr>
    </w:lvl>
    <w:lvl w:ilvl="4" w:tplc="86586880">
      <w:start w:val="1"/>
      <w:numFmt w:val="bullet"/>
      <w:lvlText w:val="o"/>
      <w:lvlJc w:val="left"/>
      <w:pPr>
        <w:ind w:left="3600" w:hanging="360"/>
      </w:pPr>
      <w:rPr>
        <w:rFonts w:ascii="Courier New" w:hAnsi="Courier New" w:hint="default"/>
      </w:rPr>
    </w:lvl>
    <w:lvl w:ilvl="5" w:tplc="8C3663B0">
      <w:start w:val="1"/>
      <w:numFmt w:val="bullet"/>
      <w:lvlText w:val=""/>
      <w:lvlJc w:val="left"/>
      <w:pPr>
        <w:ind w:left="4320" w:hanging="360"/>
      </w:pPr>
      <w:rPr>
        <w:rFonts w:ascii="Wingdings" w:hAnsi="Wingdings" w:hint="default"/>
      </w:rPr>
    </w:lvl>
    <w:lvl w:ilvl="6" w:tplc="CC904072">
      <w:start w:val="1"/>
      <w:numFmt w:val="bullet"/>
      <w:lvlText w:val=""/>
      <w:lvlJc w:val="left"/>
      <w:pPr>
        <w:ind w:left="5040" w:hanging="360"/>
      </w:pPr>
      <w:rPr>
        <w:rFonts w:ascii="Symbol" w:hAnsi="Symbol" w:hint="default"/>
      </w:rPr>
    </w:lvl>
    <w:lvl w:ilvl="7" w:tplc="B360EA78">
      <w:start w:val="1"/>
      <w:numFmt w:val="bullet"/>
      <w:lvlText w:val="o"/>
      <w:lvlJc w:val="left"/>
      <w:pPr>
        <w:ind w:left="5760" w:hanging="360"/>
      </w:pPr>
      <w:rPr>
        <w:rFonts w:ascii="Courier New" w:hAnsi="Courier New" w:hint="default"/>
      </w:rPr>
    </w:lvl>
    <w:lvl w:ilvl="8" w:tplc="B2F6F7BC">
      <w:start w:val="1"/>
      <w:numFmt w:val="bullet"/>
      <w:lvlText w:val=""/>
      <w:lvlJc w:val="left"/>
      <w:pPr>
        <w:ind w:left="6480" w:hanging="360"/>
      </w:pPr>
      <w:rPr>
        <w:rFonts w:ascii="Wingdings" w:hAnsi="Wingdings" w:hint="default"/>
      </w:rPr>
    </w:lvl>
  </w:abstractNum>
  <w:num w:numId="1" w16cid:durableId="817039201">
    <w:abstractNumId w:val="36"/>
  </w:num>
  <w:num w:numId="2" w16cid:durableId="1418600171">
    <w:abstractNumId w:val="41"/>
  </w:num>
  <w:num w:numId="3" w16cid:durableId="223026187">
    <w:abstractNumId w:val="42"/>
  </w:num>
  <w:num w:numId="4" w16cid:durableId="191578478">
    <w:abstractNumId w:val="18"/>
  </w:num>
  <w:num w:numId="5" w16cid:durableId="83114600">
    <w:abstractNumId w:val="37"/>
  </w:num>
  <w:num w:numId="6" w16cid:durableId="866019359">
    <w:abstractNumId w:val="31"/>
  </w:num>
  <w:num w:numId="7" w16cid:durableId="854660272">
    <w:abstractNumId w:val="14"/>
  </w:num>
  <w:num w:numId="8" w16cid:durableId="1281450494">
    <w:abstractNumId w:val="22"/>
  </w:num>
  <w:num w:numId="9" w16cid:durableId="1608078495">
    <w:abstractNumId w:val="40"/>
  </w:num>
  <w:num w:numId="10" w16cid:durableId="823356500">
    <w:abstractNumId w:val="15"/>
  </w:num>
  <w:num w:numId="11" w16cid:durableId="1788574835">
    <w:abstractNumId w:val="39"/>
  </w:num>
  <w:num w:numId="12" w16cid:durableId="597104961">
    <w:abstractNumId w:val="33"/>
  </w:num>
  <w:num w:numId="13" w16cid:durableId="697126236">
    <w:abstractNumId w:val="10"/>
  </w:num>
  <w:num w:numId="14" w16cid:durableId="912205716">
    <w:abstractNumId w:val="32"/>
  </w:num>
  <w:num w:numId="15" w16cid:durableId="1744718874">
    <w:abstractNumId w:val="28"/>
  </w:num>
  <w:num w:numId="16" w16cid:durableId="1440759178">
    <w:abstractNumId w:val="13"/>
  </w:num>
  <w:num w:numId="17" w16cid:durableId="2029477792">
    <w:abstractNumId w:val="12"/>
  </w:num>
  <w:num w:numId="18" w16cid:durableId="1065760820">
    <w:abstractNumId w:val="25"/>
  </w:num>
  <w:num w:numId="19" w16cid:durableId="2094625272">
    <w:abstractNumId w:val="24"/>
  </w:num>
  <w:num w:numId="20" w16cid:durableId="2109963370">
    <w:abstractNumId w:val="26"/>
  </w:num>
  <w:num w:numId="21" w16cid:durableId="292100366">
    <w:abstractNumId w:val="11"/>
  </w:num>
  <w:num w:numId="22" w16cid:durableId="1947155485">
    <w:abstractNumId w:val="35"/>
  </w:num>
  <w:num w:numId="23" w16cid:durableId="1157376384">
    <w:abstractNumId w:val="34"/>
  </w:num>
  <w:num w:numId="24" w16cid:durableId="1371490101">
    <w:abstractNumId w:val="30"/>
  </w:num>
  <w:num w:numId="25" w16cid:durableId="1155881258">
    <w:abstractNumId w:val="27"/>
  </w:num>
  <w:num w:numId="26" w16cid:durableId="266349353">
    <w:abstractNumId w:val="29"/>
  </w:num>
  <w:num w:numId="27" w16cid:durableId="1401293764">
    <w:abstractNumId w:val="38"/>
  </w:num>
  <w:num w:numId="28" w16cid:durableId="1914578726">
    <w:abstractNumId w:val="17"/>
  </w:num>
  <w:num w:numId="29" w16cid:durableId="769424188">
    <w:abstractNumId w:val="16"/>
  </w:num>
  <w:num w:numId="30" w16cid:durableId="1457599596">
    <w:abstractNumId w:val="21"/>
  </w:num>
  <w:num w:numId="31" w16cid:durableId="660885449">
    <w:abstractNumId w:val="9"/>
  </w:num>
  <w:num w:numId="32" w16cid:durableId="92551850">
    <w:abstractNumId w:val="23"/>
  </w:num>
  <w:num w:numId="33" w16cid:durableId="601299850">
    <w:abstractNumId w:val="7"/>
  </w:num>
  <w:num w:numId="34" w16cid:durableId="475806935">
    <w:abstractNumId w:val="6"/>
  </w:num>
  <w:num w:numId="35" w16cid:durableId="881791621">
    <w:abstractNumId w:val="5"/>
  </w:num>
  <w:num w:numId="36" w16cid:durableId="924337555">
    <w:abstractNumId w:val="4"/>
  </w:num>
  <w:num w:numId="37" w16cid:durableId="429397994">
    <w:abstractNumId w:val="8"/>
  </w:num>
  <w:num w:numId="38" w16cid:durableId="492137113">
    <w:abstractNumId w:val="3"/>
  </w:num>
  <w:num w:numId="39" w16cid:durableId="486898128">
    <w:abstractNumId w:val="2"/>
  </w:num>
  <w:num w:numId="40" w16cid:durableId="1189297835">
    <w:abstractNumId w:val="1"/>
  </w:num>
  <w:num w:numId="41" w16cid:durableId="1087848731">
    <w:abstractNumId w:val="0"/>
  </w:num>
  <w:num w:numId="42" w16cid:durableId="1825120205">
    <w:abstractNumId w:val="20"/>
  </w:num>
  <w:num w:numId="43" w16cid:durableId="141219852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eebairn, Louise">
    <w15:presenceInfo w15:providerId="AD" w15:userId="S::Louise.Freebairn@act.gov.au::8b58a12a-02af-4023-b3d1-eae9b7d8469e"/>
  </w15:person>
  <w15:person w15:author="McNamara, George">
    <w15:presenceInfo w15:providerId="AD" w15:userId="S::George.McNamara@act.gov.au::27aa6f4b-f9df-4793-9b6d-124254eea593"/>
  </w15:person>
  <w15:person w15:author="Draper, Glenn">
    <w15:presenceInfo w15:providerId="AD" w15:userId="S::glenn.draper@act.gov.au::cc2fd832-d0af-4064-b85c-d805348c2128"/>
  </w15:person>
  <w15:person w15:author="Draper, Glenn (Health)">
    <w15:presenceInfo w15:providerId="AD" w15:userId="S::Glenn.Draper@act.gov.au::cc2fd832-d0af-4064-b85c-d805348c2128"/>
  </w15:person>
  <w15:person w15:author="Freebairn, Louise (Health)">
    <w15:presenceInfo w15:providerId="AD" w15:userId="S::Louise.Freebairn@act.gov.au::8b58a12a-02af-4023-b3d1-eae9b7d846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C8"/>
    <w:rsid w:val="00000005"/>
    <w:rsid w:val="00004225"/>
    <w:rsid w:val="000055FB"/>
    <w:rsid w:val="00010463"/>
    <w:rsid w:val="00015AA8"/>
    <w:rsid w:val="0002281D"/>
    <w:rsid w:val="0003085C"/>
    <w:rsid w:val="0003125F"/>
    <w:rsid w:val="00032614"/>
    <w:rsid w:val="000326C4"/>
    <w:rsid w:val="000366E1"/>
    <w:rsid w:val="00045CAD"/>
    <w:rsid w:val="00046D79"/>
    <w:rsid w:val="000500EE"/>
    <w:rsid w:val="00050784"/>
    <w:rsid w:val="0005461D"/>
    <w:rsid w:val="00054A9C"/>
    <w:rsid w:val="00055CE7"/>
    <w:rsid w:val="0005753E"/>
    <w:rsid w:val="00063B73"/>
    <w:rsid w:val="0006429A"/>
    <w:rsid w:val="00070593"/>
    <w:rsid w:val="000724F1"/>
    <w:rsid w:val="00074156"/>
    <w:rsid w:val="00077B53"/>
    <w:rsid w:val="00080D4B"/>
    <w:rsid w:val="000822DE"/>
    <w:rsid w:val="0008589E"/>
    <w:rsid w:val="0009008B"/>
    <w:rsid w:val="00090A65"/>
    <w:rsid w:val="00092E15"/>
    <w:rsid w:val="0009338C"/>
    <w:rsid w:val="00093F1F"/>
    <w:rsid w:val="00095E9F"/>
    <w:rsid w:val="000A08F7"/>
    <w:rsid w:val="000A1D60"/>
    <w:rsid w:val="000B7D24"/>
    <w:rsid w:val="000C2330"/>
    <w:rsid w:val="000C35B0"/>
    <w:rsid w:val="000C3CF1"/>
    <w:rsid w:val="000C3D0A"/>
    <w:rsid w:val="000C56C9"/>
    <w:rsid w:val="000D1C63"/>
    <w:rsid w:val="000D1E67"/>
    <w:rsid w:val="000D2065"/>
    <w:rsid w:val="000D640E"/>
    <w:rsid w:val="000D7572"/>
    <w:rsid w:val="000E6C69"/>
    <w:rsid w:val="000F0B93"/>
    <w:rsid w:val="000F16C8"/>
    <w:rsid w:val="000F1708"/>
    <w:rsid w:val="000F1DB1"/>
    <w:rsid w:val="000F5A0B"/>
    <w:rsid w:val="000F6E4E"/>
    <w:rsid w:val="000F7180"/>
    <w:rsid w:val="00102E79"/>
    <w:rsid w:val="00104FD1"/>
    <w:rsid w:val="00110531"/>
    <w:rsid w:val="00110A30"/>
    <w:rsid w:val="00120D46"/>
    <w:rsid w:val="00127D91"/>
    <w:rsid w:val="00134226"/>
    <w:rsid w:val="00135CAC"/>
    <w:rsid w:val="0014259E"/>
    <w:rsid w:val="0014636E"/>
    <w:rsid w:val="00152DB8"/>
    <w:rsid w:val="00155B7D"/>
    <w:rsid w:val="001629CA"/>
    <w:rsid w:val="00163648"/>
    <w:rsid w:val="00167C3F"/>
    <w:rsid w:val="00172723"/>
    <w:rsid w:val="00175C26"/>
    <w:rsid w:val="0017762A"/>
    <w:rsid w:val="00180BE2"/>
    <w:rsid w:val="00192C70"/>
    <w:rsid w:val="0019393C"/>
    <w:rsid w:val="00195E5E"/>
    <w:rsid w:val="00196A29"/>
    <w:rsid w:val="00196F90"/>
    <w:rsid w:val="001A05BA"/>
    <w:rsid w:val="001A2E68"/>
    <w:rsid w:val="001A4116"/>
    <w:rsid w:val="001A514C"/>
    <w:rsid w:val="001A5249"/>
    <w:rsid w:val="001A70EB"/>
    <w:rsid w:val="001B0DC3"/>
    <w:rsid w:val="001B573A"/>
    <w:rsid w:val="001B70A9"/>
    <w:rsid w:val="001C0C22"/>
    <w:rsid w:val="001C0E6C"/>
    <w:rsid w:val="001C1165"/>
    <w:rsid w:val="001C13AE"/>
    <w:rsid w:val="001C5610"/>
    <w:rsid w:val="001CBDF1"/>
    <w:rsid w:val="001D4E39"/>
    <w:rsid w:val="001D5976"/>
    <w:rsid w:val="001E10A2"/>
    <w:rsid w:val="001E6347"/>
    <w:rsid w:val="001E7A17"/>
    <w:rsid w:val="001F17A5"/>
    <w:rsid w:val="001F2AD9"/>
    <w:rsid w:val="001F3A98"/>
    <w:rsid w:val="002065B1"/>
    <w:rsid w:val="0020686D"/>
    <w:rsid w:val="00207EA3"/>
    <w:rsid w:val="0021078B"/>
    <w:rsid w:val="002115E8"/>
    <w:rsid w:val="00214093"/>
    <w:rsid w:val="00221AFD"/>
    <w:rsid w:val="0022264E"/>
    <w:rsid w:val="00222840"/>
    <w:rsid w:val="002254C2"/>
    <w:rsid w:val="00225769"/>
    <w:rsid w:val="00225CE8"/>
    <w:rsid w:val="00235945"/>
    <w:rsid w:val="00240337"/>
    <w:rsid w:val="002403F5"/>
    <w:rsid w:val="00245B31"/>
    <w:rsid w:val="00247678"/>
    <w:rsid w:val="002516A8"/>
    <w:rsid w:val="00251EFD"/>
    <w:rsid w:val="00255D22"/>
    <w:rsid w:val="002573BD"/>
    <w:rsid w:val="00260008"/>
    <w:rsid w:val="002600DA"/>
    <w:rsid w:val="002603BD"/>
    <w:rsid w:val="00260DA1"/>
    <w:rsid w:val="00260E16"/>
    <w:rsid w:val="00261075"/>
    <w:rsid w:val="0026305F"/>
    <w:rsid w:val="00267447"/>
    <w:rsid w:val="002700D3"/>
    <w:rsid w:val="00270160"/>
    <w:rsid w:val="002705AC"/>
    <w:rsid w:val="00271C89"/>
    <w:rsid w:val="00272DC6"/>
    <w:rsid w:val="0027574A"/>
    <w:rsid w:val="002766A4"/>
    <w:rsid w:val="00283DD0"/>
    <w:rsid w:val="00283F57"/>
    <w:rsid w:val="002846EC"/>
    <w:rsid w:val="00285A73"/>
    <w:rsid w:val="00293E3B"/>
    <w:rsid w:val="00295EC5"/>
    <w:rsid w:val="002A0554"/>
    <w:rsid w:val="002A2F11"/>
    <w:rsid w:val="002A5232"/>
    <w:rsid w:val="002A6517"/>
    <w:rsid w:val="002A76D7"/>
    <w:rsid w:val="002B79DB"/>
    <w:rsid w:val="002C36D5"/>
    <w:rsid w:val="002C7433"/>
    <w:rsid w:val="002C7DB6"/>
    <w:rsid w:val="002D28F5"/>
    <w:rsid w:val="002D39F5"/>
    <w:rsid w:val="002D5FA0"/>
    <w:rsid w:val="002D6E0D"/>
    <w:rsid w:val="002D749C"/>
    <w:rsid w:val="002D75DB"/>
    <w:rsid w:val="002E307E"/>
    <w:rsid w:val="002E43FA"/>
    <w:rsid w:val="002E49D2"/>
    <w:rsid w:val="002E5BC1"/>
    <w:rsid w:val="002E7393"/>
    <w:rsid w:val="002E79DA"/>
    <w:rsid w:val="002E7FEE"/>
    <w:rsid w:val="002F2775"/>
    <w:rsid w:val="002F2A9B"/>
    <w:rsid w:val="002F30D3"/>
    <w:rsid w:val="002F4468"/>
    <w:rsid w:val="002F4495"/>
    <w:rsid w:val="002F69A9"/>
    <w:rsid w:val="00300FF4"/>
    <w:rsid w:val="0030209D"/>
    <w:rsid w:val="00306760"/>
    <w:rsid w:val="00306E70"/>
    <w:rsid w:val="00306F10"/>
    <w:rsid w:val="00310758"/>
    <w:rsid w:val="00316ABF"/>
    <w:rsid w:val="00322405"/>
    <w:rsid w:val="003231B5"/>
    <w:rsid w:val="003237E7"/>
    <w:rsid w:val="00325C0C"/>
    <w:rsid w:val="00325F4C"/>
    <w:rsid w:val="00326A4E"/>
    <w:rsid w:val="00327C56"/>
    <w:rsid w:val="00327D7A"/>
    <w:rsid w:val="00333A73"/>
    <w:rsid w:val="0033728A"/>
    <w:rsid w:val="00345C82"/>
    <w:rsid w:val="00346E59"/>
    <w:rsid w:val="00351061"/>
    <w:rsid w:val="003614FF"/>
    <w:rsid w:val="00364B40"/>
    <w:rsid w:val="00364C41"/>
    <w:rsid w:val="00366B63"/>
    <w:rsid w:val="00366BA5"/>
    <w:rsid w:val="00371B92"/>
    <w:rsid w:val="00374C2D"/>
    <w:rsid w:val="00375611"/>
    <w:rsid w:val="003760F0"/>
    <w:rsid w:val="00376DF6"/>
    <w:rsid w:val="00377CB3"/>
    <w:rsid w:val="0038484E"/>
    <w:rsid w:val="00390DAE"/>
    <w:rsid w:val="00392944"/>
    <w:rsid w:val="00394DD5"/>
    <w:rsid w:val="00396B90"/>
    <w:rsid w:val="003971DA"/>
    <w:rsid w:val="003A1CC9"/>
    <w:rsid w:val="003A59A5"/>
    <w:rsid w:val="003B49EC"/>
    <w:rsid w:val="003B4E0B"/>
    <w:rsid w:val="003B567B"/>
    <w:rsid w:val="003B59BE"/>
    <w:rsid w:val="003B5D48"/>
    <w:rsid w:val="003C3E93"/>
    <w:rsid w:val="003C42AE"/>
    <w:rsid w:val="003D204F"/>
    <w:rsid w:val="003D2D53"/>
    <w:rsid w:val="003E1CEA"/>
    <w:rsid w:val="003E284D"/>
    <w:rsid w:val="003F02C3"/>
    <w:rsid w:val="003F7189"/>
    <w:rsid w:val="00401BD0"/>
    <w:rsid w:val="00403C67"/>
    <w:rsid w:val="00406CC8"/>
    <w:rsid w:val="0041020B"/>
    <w:rsid w:val="004166AA"/>
    <w:rsid w:val="0041798A"/>
    <w:rsid w:val="00421FCE"/>
    <w:rsid w:val="00424D85"/>
    <w:rsid w:val="004257B0"/>
    <w:rsid w:val="004356AE"/>
    <w:rsid w:val="0043604B"/>
    <w:rsid w:val="004374AF"/>
    <w:rsid w:val="00444129"/>
    <w:rsid w:val="00444B62"/>
    <w:rsid w:val="004459F7"/>
    <w:rsid w:val="00445A42"/>
    <w:rsid w:val="004466F0"/>
    <w:rsid w:val="004527E4"/>
    <w:rsid w:val="00453DE2"/>
    <w:rsid w:val="0045606B"/>
    <w:rsid w:val="00463E9C"/>
    <w:rsid w:val="0046669F"/>
    <w:rsid w:val="004666F8"/>
    <w:rsid w:val="004708E2"/>
    <w:rsid w:val="0047257D"/>
    <w:rsid w:val="00475BA6"/>
    <w:rsid w:val="0047734E"/>
    <w:rsid w:val="00477AA5"/>
    <w:rsid w:val="00482010"/>
    <w:rsid w:val="00483EBB"/>
    <w:rsid w:val="0048657A"/>
    <w:rsid w:val="00486E20"/>
    <w:rsid w:val="0048746F"/>
    <w:rsid w:val="00490EDA"/>
    <w:rsid w:val="004912FC"/>
    <w:rsid w:val="00493F02"/>
    <w:rsid w:val="004969F0"/>
    <w:rsid w:val="004A1BBA"/>
    <w:rsid w:val="004A1C95"/>
    <w:rsid w:val="004B04DD"/>
    <w:rsid w:val="004B1341"/>
    <w:rsid w:val="004B4B62"/>
    <w:rsid w:val="004B75CD"/>
    <w:rsid w:val="004B7E59"/>
    <w:rsid w:val="004BFDF4"/>
    <w:rsid w:val="004C3CFC"/>
    <w:rsid w:val="004D7E5F"/>
    <w:rsid w:val="004E18F0"/>
    <w:rsid w:val="004E3D89"/>
    <w:rsid w:val="004E4723"/>
    <w:rsid w:val="004E6682"/>
    <w:rsid w:val="004E7488"/>
    <w:rsid w:val="004F19AB"/>
    <w:rsid w:val="004F3DB2"/>
    <w:rsid w:val="004F78F8"/>
    <w:rsid w:val="00501285"/>
    <w:rsid w:val="00501E5F"/>
    <w:rsid w:val="00506E46"/>
    <w:rsid w:val="0051058F"/>
    <w:rsid w:val="00510682"/>
    <w:rsid w:val="00510F2C"/>
    <w:rsid w:val="00511CFD"/>
    <w:rsid w:val="0051363C"/>
    <w:rsid w:val="00514EC0"/>
    <w:rsid w:val="00520350"/>
    <w:rsid w:val="0052035B"/>
    <w:rsid w:val="00520E27"/>
    <w:rsid w:val="00523BDF"/>
    <w:rsid w:val="0052544F"/>
    <w:rsid w:val="00527F3E"/>
    <w:rsid w:val="00530711"/>
    <w:rsid w:val="00531A7A"/>
    <w:rsid w:val="00531F70"/>
    <w:rsid w:val="005348C9"/>
    <w:rsid w:val="0053645C"/>
    <w:rsid w:val="005373DE"/>
    <w:rsid w:val="00545ACF"/>
    <w:rsid w:val="00545B50"/>
    <w:rsid w:val="00545D30"/>
    <w:rsid w:val="005462D3"/>
    <w:rsid w:val="00550D3E"/>
    <w:rsid w:val="005522D1"/>
    <w:rsid w:val="00553109"/>
    <w:rsid w:val="00553375"/>
    <w:rsid w:val="00553CFF"/>
    <w:rsid w:val="005563F8"/>
    <w:rsid w:val="005564A4"/>
    <w:rsid w:val="0055675A"/>
    <w:rsid w:val="005607F9"/>
    <w:rsid w:val="00563EEC"/>
    <w:rsid w:val="00564ED6"/>
    <w:rsid w:val="00565CA1"/>
    <w:rsid w:val="005713BF"/>
    <w:rsid w:val="005715BF"/>
    <w:rsid w:val="005734D2"/>
    <w:rsid w:val="00575F23"/>
    <w:rsid w:val="005809D3"/>
    <w:rsid w:val="005855F5"/>
    <w:rsid w:val="00585D77"/>
    <w:rsid w:val="005903AB"/>
    <w:rsid w:val="00596580"/>
    <w:rsid w:val="005A11FC"/>
    <w:rsid w:val="005A3ABB"/>
    <w:rsid w:val="005A7962"/>
    <w:rsid w:val="005B38ED"/>
    <w:rsid w:val="005B4E95"/>
    <w:rsid w:val="005B75D5"/>
    <w:rsid w:val="005D6461"/>
    <w:rsid w:val="005E0DA8"/>
    <w:rsid w:val="005E542B"/>
    <w:rsid w:val="005F1510"/>
    <w:rsid w:val="005F312B"/>
    <w:rsid w:val="005F317E"/>
    <w:rsid w:val="005F3889"/>
    <w:rsid w:val="005F463D"/>
    <w:rsid w:val="005F739C"/>
    <w:rsid w:val="00600ECA"/>
    <w:rsid w:val="00606E6F"/>
    <w:rsid w:val="0060747F"/>
    <w:rsid w:val="00616B16"/>
    <w:rsid w:val="0062010E"/>
    <w:rsid w:val="006225DF"/>
    <w:rsid w:val="00622768"/>
    <w:rsid w:val="00622DF6"/>
    <w:rsid w:val="0062327F"/>
    <w:rsid w:val="006232C1"/>
    <w:rsid w:val="00623462"/>
    <w:rsid w:val="00623C67"/>
    <w:rsid w:val="00627292"/>
    <w:rsid w:val="00627F82"/>
    <w:rsid w:val="006324CA"/>
    <w:rsid w:val="00635D6C"/>
    <w:rsid w:val="0063640A"/>
    <w:rsid w:val="00637A78"/>
    <w:rsid w:val="00640303"/>
    <w:rsid w:val="00645AD6"/>
    <w:rsid w:val="006467CB"/>
    <w:rsid w:val="00647375"/>
    <w:rsid w:val="00647E88"/>
    <w:rsid w:val="0065698E"/>
    <w:rsid w:val="0065BCCA"/>
    <w:rsid w:val="0066115B"/>
    <w:rsid w:val="006657F9"/>
    <w:rsid w:val="00677BCA"/>
    <w:rsid w:val="0067DC87"/>
    <w:rsid w:val="00681B4C"/>
    <w:rsid w:val="00686FD8"/>
    <w:rsid w:val="006A10D6"/>
    <w:rsid w:val="006B12CA"/>
    <w:rsid w:val="006B5D5D"/>
    <w:rsid w:val="006B60F8"/>
    <w:rsid w:val="006B6E69"/>
    <w:rsid w:val="006C167C"/>
    <w:rsid w:val="006C3246"/>
    <w:rsid w:val="006C65CA"/>
    <w:rsid w:val="006C7CE4"/>
    <w:rsid w:val="006D07D8"/>
    <w:rsid w:val="006D171E"/>
    <w:rsid w:val="006D3680"/>
    <w:rsid w:val="006D42FE"/>
    <w:rsid w:val="006D51B4"/>
    <w:rsid w:val="006E0C46"/>
    <w:rsid w:val="006E4316"/>
    <w:rsid w:val="006E5299"/>
    <w:rsid w:val="006E5DAE"/>
    <w:rsid w:val="006F151D"/>
    <w:rsid w:val="006F29CC"/>
    <w:rsid w:val="006F3BC1"/>
    <w:rsid w:val="006F5C1F"/>
    <w:rsid w:val="00700407"/>
    <w:rsid w:val="00700E37"/>
    <w:rsid w:val="007040F6"/>
    <w:rsid w:val="007048E2"/>
    <w:rsid w:val="00706EB0"/>
    <w:rsid w:val="00707369"/>
    <w:rsid w:val="00715514"/>
    <w:rsid w:val="0071604C"/>
    <w:rsid w:val="00717335"/>
    <w:rsid w:val="0072020B"/>
    <w:rsid w:val="00720736"/>
    <w:rsid w:val="00726AF9"/>
    <w:rsid w:val="0073032F"/>
    <w:rsid w:val="00734D5E"/>
    <w:rsid w:val="00736AAD"/>
    <w:rsid w:val="0073724E"/>
    <w:rsid w:val="00740DAC"/>
    <w:rsid w:val="00742E13"/>
    <w:rsid w:val="00743FA1"/>
    <w:rsid w:val="00747083"/>
    <w:rsid w:val="0074D9EC"/>
    <w:rsid w:val="00751706"/>
    <w:rsid w:val="00754687"/>
    <w:rsid w:val="00754898"/>
    <w:rsid w:val="00757757"/>
    <w:rsid w:val="00761B49"/>
    <w:rsid w:val="007635F3"/>
    <w:rsid w:val="00763849"/>
    <w:rsid w:val="00766164"/>
    <w:rsid w:val="007675F2"/>
    <w:rsid w:val="00771F45"/>
    <w:rsid w:val="0077316C"/>
    <w:rsid w:val="00777E42"/>
    <w:rsid w:val="00782931"/>
    <w:rsid w:val="00784319"/>
    <w:rsid w:val="00794ACF"/>
    <w:rsid w:val="007961F6"/>
    <w:rsid w:val="00797389"/>
    <w:rsid w:val="007A2953"/>
    <w:rsid w:val="007A3E8B"/>
    <w:rsid w:val="007A5F59"/>
    <w:rsid w:val="007A74E4"/>
    <w:rsid w:val="007A7A04"/>
    <w:rsid w:val="007A7C34"/>
    <w:rsid w:val="007B0270"/>
    <w:rsid w:val="007B579B"/>
    <w:rsid w:val="007C6D86"/>
    <w:rsid w:val="007C71D6"/>
    <w:rsid w:val="007D589B"/>
    <w:rsid w:val="007D71DF"/>
    <w:rsid w:val="007E0D53"/>
    <w:rsid w:val="007E0F90"/>
    <w:rsid w:val="007E38ED"/>
    <w:rsid w:val="007E5083"/>
    <w:rsid w:val="007E7577"/>
    <w:rsid w:val="007F0ADB"/>
    <w:rsid w:val="007F23E0"/>
    <w:rsid w:val="007F2918"/>
    <w:rsid w:val="007F6BD9"/>
    <w:rsid w:val="008023EA"/>
    <w:rsid w:val="008058FA"/>
    <w:rsid w:val="008079A1"/>
    <w:rsid w:val="00810587"/>
    <w:rsid w:val="00814132"/>
    <w:rsid w:val="008158C0"/>
    <w:rsid w:val="00822FC8"/>
    <w:rsid w:val="00825E63"/>
    <w:rsid w:val="00827735"/>
    <w:rsid w:val="00830A0B"/>
    <w:rsid w:val="00830D0F"/>
    <w:rsid w:val="00832052"/>
    <w:rsid w:val="00832D17"/>
    <w:rsid w:val="00833583"/>
    <w:rsid w:val="00834A95"/>
    <w:rsid w:val="00837B2A"/>
    <w:rsid w:val="00841F9A"/>
    <w:rsid w:val="00844302"/>
    <w:rsid w:val="00846735"/>
    <w:rsid w:val="00847776"/>
    <w:rsid w:val="00854077"/>
    <w:rsid w:val="00854873"/>
    <w:rsid w:val="008548EA"/>
    <w:rsid w:val="00857CEC"/>
    <w:rsid w:val="00862E77"/>
    <w:rsid w:val="0086395A"/>
    <w:rsid w:val="00871245"/>
    <w:rsid w:val="0087429D"/>
    <w:rsid w:val="008749EC"/>
    <w:rsid w:val="00885C00"/>
    <w:rsid w:val="00886770"/>
    <w:rsid w:val="0088693D"/>
    <w:rsid w:val="00887C59"/>
    <w:rsid w:val="00893CD7"/>
    <w:rsid w:val="00893DA9"/>
    <w:rsid w:val="00893E74"/>
    <w:rsid w:val="00894D28"/>
    <w:rsid w:val="00895A32"/>
    <w:rsid w:val="008A1F75"/>
    <w:rsid w:val="008A3C4B"/>
    <w:rsid w:val="008B0137"/>
    <w:rsid w:val="008B1FCA"/>
    <w:rsid w:val="008B3EF8"/>
    <w:rsid w:val="008B46A8"/>
    <w:rsid w:val="008B514A"/>
    <w:rsid w:val="008C2682"/>
    <w:rsid w:val="008C2F2E"/>
    <w:rsid w:val="008C30F1"/>
    <w:rsid w:val="008D26D5"/>
    <w:rsid w:val="008D307C"/>
    <w:rsid w:val="008D4F20"/>
    <w:rsid w:val="008E0CC9"/>
    <w:rsid w:val="008E25E4"/>
    <w:rsid w:val="008E2FDE"/>
    <w:rsid w:val="008E79B3"/>
    <w:rsid w:val="008F014B"/>
    <w:rsid w:val="008F2867"/>
    <w:rsid w:val="008F62E2"/>
    <w:rsid w:val="008F7293"/>
    <w:rsid w:val="00903164"/>
    <w:rsid w:val="00903454"/>
    <w:rsid w:val="00903B9A"/>
    <w:rsid w:val="00905266"/>
    <w:rsid w:val="009068DA"/>
    <w:rsid w:val="0091096B"/>
    <w:rsid w:val="00924F1E"/>
    <w:rsid w:val="00925018"/>
    <w:rsid w:val="00925446"/>
    <w:rsid w:val="00927697"/>
    <w:rsid w:val="00927DDD"/>
    <w:rsid w:val="00930FF5"/>
    <w:rsid w:val="00932FDC"/>
    <w:rsid w:val="00933B33"/>
    <w:rsid w:val="00933B9B"/>
    <w:rsid w:val="00943F32"/>
    <w:rsid w:val="00946740"/>
    <w:rsid w:val="0095050A"/>
    <w:rsid w:val="0095155A"/>
    <w:rsid w:val="00951BD1"/>
    <w:rsid w:val="00957565"/>
    <w:rsid w:val="00960C7A"/>
    <w:rsid w:val="00962E5F"/>
    <w:rsid w:val="009649F6"/>
    <w:rsid w:val="009725DE"/>
    <w:rsid w:val="009737C0"/>
    <w:rsid w:val="009764CF"/>
    <w:rsid w:val="00981252"/>
    <w:rsid w:val="00996707"/>
    <w:rsid w:val="009A04AB"/>
    <w:rsid w:val="009A5EFC"/>
    <w:rsid w:val="009B0D0A"/>
    <w:rsid w:val="009B2E48"/>
    <w:rsid w:val="009B3401"/>
    <w:rsid w:val="009B7DE7"/>
    <w:rsid w:val="009C0A15"/>
    <w:rsid w:val="009C209C"/>
    <w:rsid w:val="009C5A54"/>
    <w:rsid w:val="009C7843"/>
    <w:rsid w:val="009D1CDC"/>
    <w:rsid w:val="009D39E1"/>
    <w:rsid w:val="009D3C44"/>
    <w:rsid w:val="009D6737"/>
    <w:rsid w:val="009D71B6"/>
    <w:rsid w:val="009E11C2"/>
    <w:rsid w:val="009F0322"/>
    <w:rsid w:val="009F0F77"/>
    <w:rsid w:val="009F278A"/>
    <w:rsid w:val="009F33AB"/>
    <w:rsid w:val="009F3A08"/>
    <w:rsid w:val="009F3CB2"/>
    <w:rsid w:val="009F470C"/>
    <w:rsid w:val="00A006A2"/>
    <w:rsid w:val="00A01248"/>
    <w:rsid w:val="00A03515"/>
    <w:rsid w:val="00A0576B"/>
    <w:rsid w:val="00A059A4"/>
    <w:rsid w:val="00A11739"/>
    <w:rsid w:val="00A14109"/>
    <w:rsid w:val="00A163D8"/>
    <w:rsid w:val="00A16A6B"/>
    <w:rsid w:val="00A202BC"/>
    <w:rsid w:val="00A20BA7"/>
    <w:rsid w:val="00A24BD8"/>
    <w:rsid w:val="00A352A9"/>
    <w:rsid w:val="00A370CC"/>
    <w:rsid w:val="00A40AB0"/>
    <w:rsid w:val="00A479F3"/>
    <w:rsid w:val="00A60D86"/>
    <w:rsid w:val="00A61C68"/>
    <w:rsid w:val="00A62656"/>
    <w:rsid w:val="00A6387B"/>
    <w:rsid w:val="00A65DB4"/>
    <w:rsid w:val="00A71057"/>
    <w:rsid w:val="00A719E5"/>
    <w:rsid w:val="00A71E24"/>
    <w:rsid w:val="00A73CD4"/>
    <w:rsid w:val="00A75B75"/>
    <w:rsid w:val="00A7723D"/>
    <w:rsid w:val="00A812C3"/>
    <w:rsid w:val="00A8675C"/>
    <w:rsid w:val="00A95E64"/>
    <w:rsid w:val="00A95FEF"/>
    <w:rsid w:val="00A96438"/>
    <w:rsid w:val="00AA1A0E"/>
    <w:rsid w:val="00AA7BBB"/>
    <w:rsid w:val="00AB07F8"/>
    <w:rsid w:val="00AB1AB4"/>
    <w:rsid w:val="00AB1BCD"/>
    <w:rsid w:val="00AB49B4"/>
    <w:rsid w:val="00AB66DA"/>
    <w:rsid w:val="00AB755A"/>
    <w:rsid w:val="00AB776C"/>
    <w:rsid w:val="00AC0208"/>
    <w:rsid w:val="00AC0797"/>
    <w:rsid w:val="00AC0BAC"/>
    <w:rsid w:val="00AC1F75"/>
    <w:rsid w:val="00AC2B72"/>
    <w:rsid w:val="00AC3A9D"/>
    <w:rsid w:val="00AC4350"/>
    <w:rsid w:val="00AC53F2"/>
    <w:rsid w:val="00AC7462"/>
    <w:rsid w:val="00AD37AA"/>
    <w:rsid w:val="00AD3D1B"/>
    <w:rsid w:val="00AD560D"/>
    <w:rsid w:val="00AD61DD"/>
    <w:rsid w:val="00AD7A83"/>
    <w:rsid w:val="00AE0275"/>
    <w:rsid w:val="00AE0D4E"/>
    <w:rsid w:val="00AE4951"/>
    <w:rsid w:val="00AE66C7"/>
    <w:rsid w:val="00AE7270"/>
    <w:rsid w:val="00AF10CF"/>
    <w:rsid w:val="00AF22A2"/>
    <w:rsid w:val="00AF22E7"/>
    <w:rsid w:val="00AF43CF"/>
    <w:rsid w:val="00AF48DC"/>
    <w:rsid w:val="00AF5B89"/>
    <w:rsid w:val="00AF7916"/>
    <w:rsid w:val="00B00304"/>
    <w:rsid w:val="00B01EC9"/>
    <w:rsid w:val="00B027CB"/>
    <w:rsid w:val="00B0563A"/>
    <w:rsid w:val="00B10104"/>
    <w:rsid w:val="00B110B7"/>
    <w:rsid w:val="00B13DA7"/>
    <w:rsid w:val="00B15B33"/>
    <w:rsid w:val="00B16595"/>
    <w:rsid w:val="00B21B34"/>
    <w:rsid w:val="00B23147"/>
    <w:rsid w:val="00B2437A"/>
    <w:rsid w:val="00B30507"/>
    <w:rsid w:val="00B32320"/>
    <w:rsid w:val="00B35B5F"/>
    <w:rsid w:val="00B3622C"/>
    <w:rsid w:val="00B441C4"/>
    <w:rsid w:val="00B45319"/>
    <w:rsid w:val="00B4614B"/>
    <w:rsid w:val="00B50B6F"/>
    <w:rsid w:val="00B53F31"/>
    <w:rsid w:val="00B54ED9"/>
    <w:rsid w:val="00B55D26"/>
    <w:rsid w:val="00B6217E"/>
    <w:rsid w:val="00B6298D"/>
    <w:rsid w:val="00B72238"/>
    <w:rsid w:val="00B72CE2"/>
    <w:rsid w:val="00B820AD"/>
    <w:rsid w:val="00B87A80"/>
    <w:rsid w:val="00B90A38"/>
    <w:rsid w:val="00B918DF"/>
    <w:rsid w:val="00B9229A"/>
    <w:rsid w:val="00B93212"/>
    <w:rsid w:val="00B958CA"/>
    <w:rsid w:val="00B97E3B"/>
    <w:rsid w:val="00BA3E20"/>
    <w:rsid w:val="00BA558E"/>
    <w:rsid w:val="00BA645C"/>
    <w:rsid w:val="00BA7956"/>
    <w:rsid w:val="00BB303C"/>
    <w:rsid w:val="00BB430C"/>
    <w:rsid w:val="00BB5199"/>
    <w:rsid w:val="00BC2127"/>
    <w:rsid w:val="00BC53C7"/>
    <w:rsid w:val="00BC5E4D"/>
    <w:rsid w:val="00BC69DD"/>
    <w:rsid w:val="00BC7582"/>
    <w:rsid w:val="00BD0A5E"/>
    <w:rsid w:val="00BD2AF8"/>
    <w:rsid w:val="00BD3208"/>
    <w:rsid w:val="00BD6D35"/>
    <w:rsid w:val="00BE509C"/>
    <w:rsid w:val="00BE530C"/>
    <w:rsid w:val="00BE5D0E"/>
    <w:rsid w:val="00BE6A33"/>
    <w:rsid w:val="00BE7827"/>
    <w:rsid w:val="00BE7AA1"/>
    <w:rsid w:val="00BF5A62"/>
    <w:rsid w:val="00BF6F21"/>
    <w:rsid w:val="00C002BD"/>
    <w:rsid w:val="00C00971"/>
    <w:rsid w:val="00C018C3"/>
    <w:rsid w:val="00C0440C"/>
    <w:rsid w:val="00C10623"/>
    <w:rsid w:val="00C14707"/>
    <w:rsid w:val="00C15CCF"/>
    <w:rsid w:val="00C16DA1"/>
    <w:rsid w:val="00C17638"/>
    <w:rsid w:val="00C20085"/>
    <w:rsid w:val="00C26005"/>
    <w:rsid w:val="00C26ECA"/>
    <w:rsid w:val="00C2757F"/>
    <w:rsid w:val="00C27A25"/>
    <w:rsid w:val="00C31066"/>
    <w:rsid w:val="00C342A7"/>
    <w:rsid w:val="00C5332A"/>
    <w:rsid w:val="00C65E23"/>
    <w:rsid w:val="00C66134"/>
    <w:rsid w:val="00C66CDB"/>
    <w:rsid w:val="00C67A84"/>
    <w:rsid w:val="00C722BD"/>
    <w:rsid w:val="00C7269D"/>
    <w:rsid w:val="00C746BC"/>
    <w:rsid w:val="00C7530F"/>
    <w:rsid w:val="00C81ADE"/>
    <w:rsid w:val="00C82AB9"/>
    <w:rsid w:val="00C86EEF"/>
    <w:rsid w:val="00C9002D"/>
    <w:rsid w:val="00C90037"/>
    <w:rsid w:val="00C90231"/>
    <w:rsid w:val="00C90947"/>
    <w:rsid w:val="00C90DA5"/>
    <w:rsid w:val="00C91E9E"/>
    <w:rsid w:val="00C9768B"/>
    <w:rsid w:val="00CA4550"/>
    <w:rsid w:val="00CA53AB"/>
    <w:rsid w:val="00CA5D82"/>
    <w:rsid w:val="00CA6412"/>
    <w:rsid w:val="00CA7F21"/>
    <w:rsid w:val="00CB0F62"/>
    <w:rsid w:val="00CB190F"/>
    <w:rsid w:val="00CB2554"/>
    <w:rsid w:val="00CB4B96"/>
    <w:rsid w:val="00CB7042"/>
    <w:rsid w:val="00CC48CE"/>
    <w:rsid w:val="00CC6ECD"/>
    <w:rsid w:val="00CC7C43"/>
    <w:rsid w:val="00CD0780"/>
    <w:rsid w:val="00CD252C"/>
    <w:rsid w:val="00CD2E0B"/>
    <w:rsid w:val="00CD3C02"/>
    <w:rsid w:val="00CE2446"/>
    <w:rsid w:val="00CE42FC"/>
    <w:rsid w:val="00CE4831"/>
    <w:rsid w:val="00CE5103"/>
    <w:rsid w:val="00CF0C72"/>
    <w:rsid w:val="00CF28CA"/>
    <w:rsid w:val="00CF754F"/>
    <w:rsid w:val="00D0120D"/>
    <w:rsid w:val="00D057E6"/>
    <w:rsid w:val="00D07A8B"/>
    <w:rsid w:val="00D10608"/>
    <w:rsid w:val="00D1121F"/>
    <w:rsid w:val="00D124F0"/>
    <w:rsid w:val="00D17DD3"/>
    <w:rsid w:val="00D2009B"/>
    <w:rsid w:val="00D23E0F"/>
    <w:rsid w:val="00D2451A"/>
    <w:rsid w:val="00D24AD6"/>
    <w:rsid w:val="00D25537"/>
    <w:rsid w:val="00D2590D"/>
    <w:rsid w:val="00D27DEC"/>
    <w:rsid w:val="00D27F02"/>
    <w:rsid w:val="00D30EC4"/>
    <w:rsid w:val="00D32350"/>
    <w:rsid w:val="00D3436C"/>
    <w:rsid w:val="00D3515B"/>
    <w:rsid w:val="00D35855"/>
    <w:rsid w:val="00D42FA5"/>
    <w:rsid w:val="00D43C28"/>
    <w:rsid w:val="00D43E1B"/>
    <w:rsid w:val="00D51CAA"/>
    <w:rsid w:val="00D520BB"/>
    <w:rsid w:val="00D565F5"/>
    <w:rsid w:val="00D60CA0"/>
    <w:rsid w:val="00D62EBB"/>
    <w:rsid w:val="00D66E17"/>
    <w:rsid w:val="00D7130F"/>
    <w:rsid w:val="00D72E5F"/>
    <w:rsid w:val="00D73AA3"/>
    <w:rsid w:val="00D74079"/>
    <w:rsid w:val="00D74230"/>
    <w:rsid w:val="00D75C1D"/>
    <w:rsid w:val="00D75C74"/>
    <w:rsid w:val="00D75C75"/>
    <w:rsid w:val="00D76189"/>
    <w:rsid w:val="00D817C4"/>
    <w:rsid w:val="00D81FC5"/>
    <w:rsid w:val="00D87986"/>
    <w:rsid w:val="00D87F1C"/>
    <w:rsid w:val="00D907A4"/>
    <w:rsid w:val="00D9185C"/>
    <w:rsid w:val="00D918B3"/>
    <w:rsid w:val="00D91EEA"/>
    <w:rsid w:val="00D96BBE"/>
    <w:rsid w:val="00DA00E8"/>
    <w:rsid w:val="00DA00EF"/>
    <w:rsid w:val="00DA0FFA"/>
    <w:rsid w:val="00DA53AE"/>
    <w:rsid w:val="00DA5741"/>
    <w:rsid w:val="00DA61CD"/>
    <w:rsid w:val="00DA73AA"/>
    <w:rsid w:val="00DA752C"/>
    <w:rsid w:val="00DA7A19"/>
    <w:rsid w:val="00DB530D"/>
    <w:rsid w:val="00DC246A"/>
    <w:rsid w:val="00DC56CC"/>
    <w:rsid w:val="00DC6A1C"/>
    <w:rsid w:val="00DD078E"/>
    <w:rsid w:val="00DD2E8E"/>
    <w:rsid w:val="00DD7185"/>
    <w:rsid w:val="00DE3B46"/>
    <w:rsid w:val="00DE6C9D"/>
    <w:rsid w:val="00DE7C21"/>
    <w:rsid w:val="00DF0590"/>
    <w:rsid w:val="00DF3268"/>
    <w:rsid w:val="00DF32DA"/>
    <w:rsid w:val="00DFA645"/>
    <w:rsid w:val="00E00082"/>
    <w:rsid w:val="00E02685"/>
    <w:rsid w:val="00E04645"/>
    <w:rsid w:val="00E04BA7"/>
    <w:rsid w:val="00E04BF6"/>
    <w:rsid w:val="00E0B686"/>
    <w:rsid w:val="00E117CD"/>
    <w:rsid w:val="00E12C6E"/>
    <w:rsid w:val="00E2028A"/>
    <w:rsid w:val="00E21B56"/>
    <w:rsid w:val="00E22BE9"/>
    <w:rsid w:val="00E24C42"/>
    <w:rsid w:val="00E31B30"/>
    <w:rsid w:val="00E366EA"/>
    <w:rsid w:val="00E41DF3"/>
    <w:rsid w:val="00E435B4"/>
    <w:rsid w:val="00E46A44"/>
    <w:rsid w:val="00E49608"/>
    <w:rsid w:val="00E50F9E"/>
    <w:rsid w:val="00E56F94"/>
    <w:rsid w:val="00E57809"/>
    <w:rsid w:val="00E618A0"/>
    <w:rsid w:val="00E666A5"/>
    <w:rsid w:val="00E71432"/>
    <w:rsid w:val="00E7327C"/>
    <w:rsid w:val="00E76725"/>
    <w:rsid w:val="00E80109"/>
    <w:rsid w:val="00E80CE9"/>
    <w:rsid w:val="00E83F75"/>
    <w:rsid w:val="00E875DC"/>
    <w:rsid w:val="00E903D4"/>
    <w:rsid w:val="00E93F27"/>
    <w:rsid w:val="00E95BB0"/>
    <w:rsid w:val="00E96509"/>
    <w:rsid w:val="00E97888"/>
    <w:rsid w:val="00EA0069"/>
    <w:rsid w:val="00EA1EB1"/>
    <w:rsid w:val="00EA3DB8"/>
    <w:rsid w:val="00EA678C"/>
    <w:rsid w:val="00EB01C7"/>
    <w:rsid w:val="00EC04D1"/>
    <w:rsid w:val="00EC0B98"/>
    <w:rsid w:val="00EC1125"/>
    <w:rsid w:val="00EC1AEC"/>
    <w:rsid w:val="00EC5320"/>
    <w:rsid w:val="00ED3C38"/>
    <w:rsid w:val="00ED4DF6"/>
    <w:rsid w:val="00ED5051"/>
    <w:rsid w:val="00ED55A7"/>
    <w:rsid w:val="00EE07B1"/>
    <w:rsid w:val="00EE0BBB"/>
    <w:rsid w:val="00EE1FE7"/>
    <w:rsid w:val="00EE3AEF"/>
    <w:rsid w:val="00EE69DA"/>
    <w:rsid w:val="00EE7FDF"/>
    <w:rsid w:val="00EF4A0D"/>
    <w:rsid w:val="00EF7622"/>
    <w:rsid w:val="00F00D7C"/>
    <w:rsid w:val="00F01562"/>
    <w:rsid w:val="00F0270D"/>
    <w:rsid w:val="00F0541A"/>
    <w:rsid w:val="00F059B8"/>
    <w:rsid w:val="00F07E3D"/>
    <w:rsid w:val="00F15E05"/>
    <w:rsid w:val="00F16184"/>
    <w:rsid w:val="00F229DA"/>
    <w:rsid w:val="00F23D81"/>
    <w:rsid w:val="00F2407F"/>
    <w:rsid w:val="00F24ED8"/>
    <w:rsid w:val="00F26EB6"/>
    <w:rsid w:val="00F3393B"/>
    <w:rsid w:val="00F342A9"/>
    <w:rsid w:val="00F342F1"/>
    <w:rsid w:val="00F34A69"/>
    <w:rsid w:val="00F41802"/>
    <w:rsid w:val="00F449A1"/>
    <w:rsid w:val="00F469C6"/>
    <w:rsid w:val="00F50E96"/>
    <w:rsid w:val="00F527CC"/>
    <w:rsid w:val="00F531AD"/>
    <w:rsid w:val="00F5398D"/>
    <w:rsid w:val="00F57AD2"/>
    <w:rsid w:val="00F6012F"/>
    <w:rsid w:val="00F606B2"/>
    <w:rsid w:val="00F61A50"/>
    <w:rsid w:val="00F654CC"/>
    <w:rsid w:val="00F65C1C"/>
    <w:rsid w:val="00F66CFF"/>
    <w:rsid w:val="00F67FFB"/>
    <w:rsid w:val="00F70F04"/>
    <w:rsid w:val="00F71652"/>
    <w:rsid w:val="00F71CD6"/>
    <w:rsid w:val="00F74AF6"/>
    <w:rsid w:val="00F77FD7"/>
    <w:rsid w:val="00F82BDE"/>
    <w:rsid w:val="00F82C54"/>
    <w:rsid w:val="00F865B6"/>
    <w:rsid w:val="00F9121A"/>
    <w:rsid w:val="00F97678"/>
    <w:rsid w:val="00F97E04"/>
    <w:rsid w:val="00FA3650"/>
    <w:rsid w:val="00FA4C38"/>
    <w:rsid w:val="00FA5B5E"/>
    <w:rsid w:val="00FB2BAE"/>
    <w:rsid w:val="00FB3C2D"/>
    <w:rsid w:val="00FB41E8"/>
    <w:rsid w:val="00FB624E"/>
    <w:rsid w:val="00FB74DB"/>
    <w:rsid w:val="00FB7B37"/>
    <w:rsid w:val="00FC3190"/>
    <w:rsid w:val="00FC4DEA"/>
    <w:rsid w:val="00FC584A"/>
    <w:rsid w:val="00FC59D2"/>
    <w:rsid w:val="00FC66C2"/>
    <w:rsid w:val="00FC7BDD"/>
    <w:rsid w:val="00FD2257"/>
    <w:rsid w:val="00FD3603"/>
    <w:rsid w:val="00FD3872"/>
    <w:rsid w:val="00FD47B8"/>
    <w:rsid w:val="00FD7296"/>
    <w:rsid w:val="00FE0390"/>
    <w:rsid w:val="00FE2579"/>
    <w:rsid w:val="00FE3A2D"/>
    <w:rsid w:val="00FE3DAF"/>
    <w:rsid w:val="00FE5872"/>
    <w:rsid w:val="00FE7130"/>
    <w:rsid w:val="00FF4E8D"/>
    <w:rsid w:val="00FF5458"/>
    <w:rsid w:val="00FF5E8A"/>
    <w:rsid w:val="00FF683F"/>
    <w:rsid w:val="00FF744F"/>
    <w:rsid w:val="00FF77BD"/>
    <w:rsid w:val="0105C8FB"/>
    <w:rsid w:val="0105F334"/>
    <w:rsid w:val="01313F3F"/>
    <w:rsid w:val="01342179"/>
    <w:rsid w:val="01364254"/>
    <w:rsid w:val="015E4E0C"/>
    <w:rsid w:val="01855134"/>
    <w:rsid w:val="01864406"/>
    <w:rsid w:val="01BF017A"/>
    <w:rsid w:val="01D3C6DD"/>
    <w:rsid w:val="01D791FF"/>
    <w:rsid w:val="01F88610"/>
    <w:rsid w:val="02197089"/>
    <w:rsid w:val="021B9DCC"/>
    <w:rsid w:val="0220518D"/>
    <w:rsid w:val="02480C20"/>
    <w:rsid w:val="02698F21"/>
    <w:rsid w:val="027B2753"/>
    <w:rsid w:val="029823AF"/>
    <w:rsid w:val="02AA45B7"/>
    <w:rsid w:val="02C40723"/>
    <w:rsid w:val="02D2158C"/>
    <w:rsid w:val="02DCC9C4"/>
    <w:rsid w:val="02E65A67"/>
    <w:rsid w:val="02FF51E7"/>
    <w:rsid w:val="0307A878"/>
    <w:rsid w:val="0309E11D"/>
    <w:rsid w:val="032A34D3"/>
    <w:rsid w:val="034A9D9B"/>
    <w:rsid w:val="034B4E3E"/>
    <w:rsid w:val="03621B55"/>
    <w:rsid w:val="037593A9"/>
    <w:rsid w:val="0385998B"/>
    <w:rsid w:val="038B1797"/>
    <w:rsid w:val="03AC625D"/>
    <w:rsid w:val="03BD3CB5"/>
    <w:rsid w:val="03DFBB74"/>
    <w:rsid w:val="03EF3408"/>
    <w:rsid w:val="03EF700B"/>
    <w:rsid w:val="0422C795"/>
    <w:rsid w:val="043D24DD"/>
    <w:rsid w:val="043F4699"/>
    <w:rsid w:val="04425F87"/>
    <w:rsid w:val="0448E372"/>
    <w:rsid w:val="044F7BA0"/>
    <w:rsid w:val="0458B674"/>
    <w:rsid w:val="0483C387"/>
    <w:rsid w:val="04853989"/>
    <w:rsid w:val="04A44C93"/>
    <w:rsid w:val="04B1E771"/>
    <w:rsid w:val="04DC61C8"/>
    <w:rsid w:val="04FA0AEE"/>
    <w:rsid w:val="0504E60C"/>
    <w:rsid w:val="051E751F"/>
    <w:rsid w:val="05455720"/>
    <w:rsid w:val="05486276"/>
    <w:rsid w:val="05564E3F"/>
    <w:rsid w:val="0578844F"/>
    <w:rsid w:val="0580BEEA"/>
    <w:rsid w:val="05892A14"/>
    <w:rsid w:val="05AC74F4"/>
    <w:rsid w:val="05B2122B"/>
    <w:rsid w:val="05B52B40"/>
    <w:rsid w:val="05BDBF44"/>
    <w:rsid w:val="05BFC143"/>
    <w:rsid w:val="05C9970C"/>
    <w:rsid w:val="05CDF6A0"/>
    <w:rsid w:val="05D75216"/>
    <w:rsid w:val="05E518B5"/>
    <w:rsid w:val="06040734"/>
    <w:rsid w:val="060FDB4D"/>
    <w:rsid w:val="06131762"/>
    <w:rsid w:val="065FC186"/>
    <w:rsid w:val="066BC1A1"/>
    <w:rsid w:val="067E5F61"/>
    <w:rsid w:val="06B8356C"/>
    <w:rsid w:val="06BA3D07"/>
    <w:rsid w:val="06BBED90"/>
    <w:rsid w:val="06C1F427"/>
    <w:rsid w:val="06D2FDFC"/>
    <w:rsid w:val="06F05EC9"/>
    <w:rsid w:val="07020122"/>
    <w:rsid w:val="07036D7F"/>
    <w:rsid w:val="070C9176"/>
    <w:rsid w:val="071529C8"/>
    <w:rsid w:val="0716D2FC"/>
    <w:rsid w:val="07179966"/>
    <w:rsid w:val="07278435"/>
    <w:rsid w:val="073B7196"/>
    <w:rsid w:val="0742BC4E"/>
    <w:rsid w:val="075AEC51"/>
    <w:rsid w:val="0761F4B6"/>
    <w:rsid w:val="077090B8"/>
    <w:rsid w:val="07712D4C"/>
    <w:rsid w:val="0776C566"/>
    <w:rsid w:val="0777ABE1"/>
    <w:rsid w:val="077A7647"/>
    <w:rsid w:val="077AC485"/>
    <w:rsid w:val="077C7A40"/>
    <w:rsid w:val="0788D73A"/>
    <w:rsid w:val="078E3014"/>
    <w:rsid w:val="07A5A986"/>
    <w:rsid w:val="07A85EAD"/>
    <w:rsid w:val="07B3DD50"/>
    <w:rsid w:val="07C73904"/>
    <w:rsid w:val="07CF630C"/>
    <w:rsid w:val="07D1EB13"/>
    <w:rsid w:val="07F30C63"/>
    <w:rsid w:val="07FAB1C5"/>
    <w:rsid w:val="0800AA6C"/>
    <w:rsid w:val="0807EB0F"/>
    <w:rsid w:val="081944A3"/>
    <w:rsid w:val="081C2A8B"/>
    <w:rsid w:val="08251CC9"/>
    <w:rsid w:val="082E6472"/>
    <w:rsid w:val="08303DB6"/>
    <w:rsid w:val="083FA075"/>
    <w:rsid w:val="08425FAC"/>
    <w:rsid w:val="084A88EA"/>
    <w:rsid w:val="086997E0"/>
    <w:rsid w:val="089C7BFF"/>
    <w:rsid w:val="08DC7744"/>
    <w:rsid w:val="08FE1AE7"/>
    <w:rsid w:val="0908EE39"/>
    <w:rsid w:val="090927BA"/>
    <w:rsid w:val="09134E3A"/>
    <w:rsid w:val="09236266"/>
    <w:rsid w:val="093551F1"/>
    <w:rsid w:val="0936A302"/>
    <w:rsid w:val="093A113A"/>
    <w:rsid w:val="09459D32"/>
    <w:rsid w:val="095AD264"/>
    <w:rsid w:val="09652268"/>
    <w:rsid w:val="09744A3C"/>
    <w:rsid w:val="09794BF4"/>
    <w:rsid w:val="09877FC8"/>
    <w:rsid w:val="0993B38F"/>
    <w:rsid w:val="09B64B41"/>
    <w:rsid w:val="09B7DFC9"/>
    <w:rsid w:val="09D3C753"/>
    <w:rsid w:val="09F8E497"/>
    <w:rsid w:val="09F93692"/>
    <w:rsid w:val="09FC92D0"/>
    <w:rsid w:val="0A020BA5"/>
    <w:rsid w:val="0A1198D3"/>
    <w:rsid w:val="0A1B1C64"/>
    <w:rsid w:val="0A462CC9"/>
    <w:rsid w:val="0A49D375"/>
    <w:rsid w:val="0A66BC0B"/>
    <w:rsid w:val="0A6820B3"/>
    <w:rsid w:val="0A6C212E"/>
    <w:rsid w:val="0A6DC336"/>
    <w:rsid w:val="0A82CC8E"/>
    <w:rsid w:val="0A9489D7"/>
    <w:rsid w:val="0AB96A62"/>
    <w:rsid w:val="0AC3186D"/>
    <w:rsid w:val="0ACB4C12"/>
    <w:rsid w:val="0AE64D80"/>
    <w:rsid w:val="0AF154A7"/>
    <w:rsid w:val="0AF2EDEB"/>
    <w:rsid w:val="0AFAC987"/>
    <w:rsid w:val="0B2A07F7"/>
    <w:rsid w:val="0B41C4C9"/>
    <w:rsid w:val="0B5D5416"/>
    <w:rsid w:val="0B76435C"/>
    <w:rsid w:val="0B799122"/>
    <w:rsid w:val="0B8B30BA"/>
    <w:rsid w:val="0B9DFDD0"/>
    <w:rsid w:val="0BD70034"/>
    <w:rsid w:val="0C0F79DD"/>
    <w:rsid w:val="0C17E546"/>
    <w:rsid w:val="0C326256"/>
    <w:rsid w:val="0C6E4BA3"/>
    <w:rsid w:val="0C74BAFB"/>
    <w:rsid w:val="0C7B3993"/>
    <w:rsid w:val="0C8174AC"/>
    <w:rsid w:val="0C81F04C"/>
    <w:rsid w:val="0C836FFA"/>
    <w:rsid w:val="0C94B918"/>
    <w:rsid w:val="0C97ADEC"/>
    <w:rsid w:val="0CDAD837"/>
    <w:rsid w:val="0CDB62BA"/>
    <w:rsid w:val="0CE5D66A"/>
    <w:rsid w:val="0CF3A8DE"/>
    <w:rsid w:val="0D1B3776"/>
    <w:rsid w:val="0D1B4DC9"/>
    <w:rsid w:val="0D25E5CE"/>
    <w:rsid w:val="0D2806F9"/>
    <w:rsid w:val="0D286F8D"/>
    <w:rsid w:val="0D5E3964"/>
    <w:rsid w:val="0D760C4D"/>
    <w:rsid w:val="0D7A3754"/>
    <w:rsid w:val="0D923687"/>
    <w:rsid w:val="0D97BEDF"/>
    <w:rsid w:val="0D9AEFF0"/>
    <w:rsid w:val="0D9E32F1"/>
    <w:rsid w:val="0DA4EFCE"/>
    <w:rsid w:val="0DB0D393"/>
    <w:rsid w:val="0DB26FDF"/>
    <w:rsid w:val="0DBB58C5"/>
    <w:rsid w:val="0DBD30E9"/>
    <w:rsid w:val="0DE3B864"/>
    <w:rsid w:val="0DE7683D"/>
    <w:rsid w:val="0DEA81B4"/>
    <w:rsid w:val="0E0E1967"/>
    <w:rsid w:val="0E1A3CBD"/>
    <w:rsid w:val="0E269FAE"/>
    <w:rsid w:val="0E2DE453"/>
    <w:rsid w:val="0E37D428"/>
    <w:rsid w:val="0E56F151"/>
    <w:rsid w:val="0E7105E0"/>
    <w:rsid w:val="0E7293D0"/>
    <w:rsid w:val="0E73C45D"/>
    <w:rsid w:val="0E7795CC"/>
    <w:rsid w:val="0EAF916B"/>
    <w:rsid w:val="0EB70C3D"/>
    <w:rsid w:val="0EC65A8C"/>
    <w:rsid w:val="0ED1E1CB"/>
    <w:rsid w:val="0EFB9E43"/>
    <w:rsid w:val="0F044C96"/>
    <w:rsid w:val="0F0AD35A"/>
    <w:rsid w:val="0F10F3E2"/>
    <w:rsid w:val="0F3A9B83"/>
    <w:rsid w:val="0F408B04"/>
    <w:rsid w:val="0F4ACBE6"/>
    <w:rsid w:val="0F7CA54B"/>
    <w:rsid w:val="0FA0D569"/>
    <w:rsid w:val="0FB0DE72"/>
    <w:rsid w:val="0FBD5D68"/>
    <w:rsid w:val="0FC5AF74"/>
    <w:rsid w:val="0FCEC93C"/>
    <w:rsid w:val="0FF64EAA"/>
    <w:rsid w:val="0FF815B2"/>
    <w:rsid w:val="100255D4"/>
    <w:rsid w:val="100B359C"/>
    <w:rsid w:val="100C1CF4"/>
    <w:rsid w:val="101795BB"/>
    <w:rsid w:val="101E5BFC"/>
    <w:rsid w:val="102D5E16"/>
    <w:rsid w:val="103A90C3"/>
    <w:rsid w:val="10495183"/>
    <w:rsid w:val="1064CA25"/>
    <w:rsid w:val="1079FC3B"/>
    <w:rsid w:val="1097F20F"/>
    <w:rsid w:val="10AED8D6"/>
    <w:rsid w:val="10B93416"/>
    <w:rsid w:val="10D20CCE"/>
    <w:rsid w:val="10DC15E7"/>
    <w:rsid w:val="10E03FA5"/>
    <w:rsid w:val="10EBCC86"/>
    <w:rsid w:val="110DD42B"/>
    <w:rsid w:val="11319C2F"/>
    <w:rsid w:val="113F417B"/>
    <w:rsid w:val="115C005E"/>
    <w:rsid w:val="115DDB5C"/>
    <w:rsid w:val="117CA305"/>
    <w:rsid w:val="117F28AC"/>
    <w:rsid w:val="11993622"/>
    <w:rsid w:val="11AA50C9"/>
    <w:rsid w:val="11AD247C"/>
    <w:rsid w:val="11DA251C"/>
    <w:rsid w:val="11ED80F3"/>
    <w:rsid w:val="12038160"/>
    <w:rsid w:val="1207543E"/>
    <w:rsid w:val="12106394"/>
    <w:rsid w:val="1251AAF9"/>
    <w:rsid w:val="126AB8E7"/>
    <w:rsid w:val="12884893"/>
    <w:rsid w:val="12A18595"/>
    <w:rsid w:val="12CC4055"/>
    <w:rsid w:val="12D1175C"/>
    <w:rsid w:val="12DCED51"/>
    <w:rsid w:val="12E4B135"/>
    <w:rsid w:val="12F23A85"/>
    <w:rsid w:val="12F8D72E"/>
    <w:rsid w:val="13011EA1"/>
    <w:rsid w:val="132B5730"/>
    <w:rsid w:val="136200A2"/>
    <w:rsid w:val="136FDEE0"/>
    <w:rsid w:val="137B9DBA"/>
    <w:rsid w:val="13896FD4"/>
    <w:rsid w:val="13916454"/>
    <w:rsid w:val="13BD3C98"/>
    <w:rsid w:val="13C5B3D6"/>
    <w:rsid w:val="13E98DCA"/>
    <w:rsid w:val="13F1DD4F"/>
    <w:rsid w:val="13F8DCE1"/>
    <w:rsid w:val="13FF5F21"/>
    <w:rsid w:val="140A7887"/>
    <w:rsid w:val="14389194"/>
    <w:rsid w:val="143A20D9"/>
    <w:rsid w:val="144ED406"/>
    <w:rsid w:val="147BE1A8"/>
    <w:rsid w:val="149F4442"/>
    <w:rsid w:val="14AF80BA"/>
    <w:rsid w:val="14BC570A"/>
    <w:rsid w:val="14E2AB8F"/>
    <w:rsid w:val="14E586A8"/>
    <w:rsid w:val="14FE631D"/>
    <w:rsid w:val="15227425"/>
    <w:rsid w:val="1532E50E"/>
    <w:rsid w:val="15356073"/>
    <w:rsid w:val="154DDE2E"/>
    <w:rsid w:val="155AEB68"/>
    <w:rsid w:val="15645F04"/>
    <w:rsid w:val="1571F9D4"/>
    <w:rsid w:val="1577A79F"/>
    <w:rsid w:val="158994A4"/>
    <w:rsid w:val="158D0C1C"/>
    <w:rsid w:val="15954F75"/>
    <w:rsid w:val="15CB9AA5"/>
    <w:rsid w:val="15CEEB79"/>
    <w:rsid w:val="15D1316B"/>
    <w:rsid w:val="15D2965E"/>
    <w:rsid w:val="15D8B242"/>
    <w:rsid w:val="15DC2994"/>
    <w:rsid w:val="15F6B3E6"/>
    <w:rsid w:val="15F8E288"/>
    <w:rsid w:val="16059937"/>
    <w:rsid w:val="16252194"/>
    <w:rsid w:val="162672DA"/>
    <w:rsid w:val="164AAAF0"/>
    <w:rsid w:val="164FF87C"/>
    <w:rsid w:val="1655D243"/>
    <w:rsid w:val="1660F31B"/>
    <w:rsid w:val="16626162"/>
    <w:rsid w:val="166DF8FA"/>
    <w:rsid w:val="16A116CE"/>
    <w:rsid w:val="16C9A260"/>
    <w:rsid w:val="16DC8274"/>
    <w:rsid w:val="16FF79DF"/>
    <w:rsid w:val="1704693A"/>
    <w:rsid w:val="17139C53"/>
    <w:rsid w:val="17139E72"/>
    <w:rsid w:val="17164065"/>
    <w:rsid w:val="17370552"/>
    <w:rsid w:val="1784298E"/>
    <w:rsid w:val="17862E8C"/>
    <w:rsid w:val="179A16F0"/>
    <w:rsid w:val="17C8155B"/>
    <w:rsid w:val="17CD9AAD"/>
    <w:rsid w:val="17DD98C2"/>
    <w:rsid w:val="17E6141E"/>
    <w:rsid w:val="17E81AE9"/>
    <w:rsid w:val="17FAC275"/>
    <w:rsid w:val="180B7194"/>
    <w:rsid w:val="18120190"/>
    <w:rsid w:val="1821E9BE"/>
    <w:rsid w:val="1827D067"/>
    <w:rsid w:val="1854FA3B"/>
    <w:rsid w:val="1857AA77"/>
    <w:rsid w:val="1872026F"/>
    <w:rsid w:val="1883ECA5"/>
    <w:rsid w:val="1885AE68"/>
    <w:rsid w:val="188A1C67"/>
    <w:rsid w:val="18933E5D"/>
    <w:rsid w:val="1893BDB6"/>
    <w:rsid w:val="18944EB3"/>
    <w:rsid w:val="189C2EA7"/>
    <w:rsid w:val="18ABE46D"/>
    <w:rsid w:val="18B5D10C"/>
    <w:rsid w:val="18B7A4FB"/>
    <w:rsid w:val="18D551B4"/>
    <w:rsid w:val="192091B4"/>
    <w:rsid w:val="1938047D"/>
    <w:rsid w:val="194F64D8"/>
    <w:rsid w:val="19851A98"/>
    <w:rsid w:val="198ED089"/>
    <w:rsid w:val="19914564"/>
    <w:rsid w:val="19B28B90"/>
    <w:rsid w:val="19B4921A"/>
    <w:rsid w:val="19E6A0FA"/>
    <w:rsid w:val="1A083DAE"/>
    <w:rsid w:val="1A0E23BE"/>
    <w:rsid w:val="1A1DE2E6"/>
    <w:rsid w:val="1A1F0174"/>
    <w:rsid w:val="1A1F304F"/>
    <w:rsid w:val="1A28FC2E"/>
    <w:rsid w:val="1A2BA455"/>
    <w:rsid w:val="1A2EC2A9"/>
    <w:rsid w:val="1A89441D"/>
    <w:rsid w:val="1AA65C2C"/>
    <w:rsid w:val="1AA89F33"/>
    <w:rsid w:val="1AB56C38"/>
    <w:rsid w:val="1ABA3CD7"/>
    <w:rsid w:val="1ABB7207"/>
    <w:rsid w:val="1ABCAC7F"/>
    <w:rsid w:val="1AD3FF78"/>
    <w:rsid w:val="1AF8D8F3"/>
    <w:rsid w:val="1B027422"/>
    <w:rsid w:val="1B0C6243"/>
    <w:rsid w:val="1B2C5261"/>
    <w:rsid w:val="1B2E01C9"/>
    <w:rsid w:val="1B305B5A"/>
    <w:rsid w:val="1B31CE4F"/>
    <w:rsid w:val="1B36C58D"/>
    <w:rsid w:val="1B3A942B"/>
    <w:rsid w:val="1B48EAA9"/>
    <w:rsid w:val="1B4A0EBE"/>
    <w:rsid w:val="1B605A64"/>
    <w:rsid w:val="1B63C525"/>
    <w:rsid w:val="1B7200A4"/>
    <w:rsid w:val="1B8EA1C7"/>
    <w:rsid w:val="1B9AED5A"/>
    <w:rsid w:val="1B9D0AE8"/>
    <w:rsid w:val="1B9E9989"/>
    <w:rsid w:val="1BCE7227"/>
    <w:rsid w:val="1C0F524A"/>
    <w:rsid w:val="1C1A2976"/>
    <w:rsid w:val="1C1DE1A5"/>
    <w:rsid w:val="1C4032BB"/>
    <w:rsid w:val="1C42CBC4"/>
    <w:rsid w:val="1C86902F"/>
    <w:rsid w:val="1C8FF294"/>
    <w:rsid w:val="1CA2F89C"/>
    <w:rsid w:val="1CB7DD67"/>
    <w:rsid w:val="1CC99ADE"/>
    <w:rsid w:val="1CD714EC"/>
    <w:rsid w:val="1CE2C88E"/>
    <w:rsid w:val="1CF0742C"/>
    <w:rsid w:val="1D0F50E9"/>
    <w:rsid w:val="1D153D09"/>
    <w:rsid w:val="1D1AB435"/>
    <w:rsid w:val="1D254435"/>
    <w:rsid w:val="1D2628EF"/>
    <w:rsid w:val="1D51084C"/>
    <w:rsid w:val="1D5A7E25"/>
    <w:rsid w:val="1D5EEB4C"/>
    <w:rsid w:val="1D680DCD"/>
    <w:rsid w:val="1D77521C"/>
    <w:rsid w:val="1D7FB32D"/>
    <w:rsid w:val="1DA496B6"/>
    <w:rsid w:val="1DB32653"/>
    <w:rsid w:val="1DB7FA0A"/>
    <w:rsid w:val="1DBAD551"/>
    <w:rsid w:val="1DC96FCA"/>
    <w:rsid w:val="1DD85F8E"/>
    <w:rsid w:val="1DD956C5"/>
    <w:rsid w:val="1E14A265"/>
    <w:rsid w:val="1E162DCA"/>
    <w:rsid w:val="1E4239B4"/>
    <w:rsid w:val="1E4D35DC"/>
    <w:rsid w:val="1E4F03C1"/>
    <w:rsid w:val="1E5A342D"/>
    <w:rsid w:val="1E5BBBF5"/>
    <w:rsid w:val="1E77B714"/>
    <w:rsid w:val="1E78F8A9"/>
    <w:rsid w:val="1E834D48"/>
    <w:rsid w:val="1E8F7F34"/>
    <w:rsid w:val="1E8FB809"/>
    <w:rsid w:val="1E976ED3"/>
    <w:rsid w:val="1EC0715F"/>
    <w:rsid w:val="1ECF4A27"/>
    <w:rsid w:val="1EDF5A4E"/>
    <w:rsid w:val="1EFE8E94"/>
    <w:rsid w:val="1F0FADBA"/>
    <w:rsid w:val="1F1FB577"/>
    <w:rsid w:val="1F210AE5"/>
    <w:rsid w:val="1F3AB145"/>
    <w:rsid w:val="1F5018AC"/>
    <w:rsid w:val="1F511C67"/>
    <w:rsid w:val="1F7DE0FC"/>
    <w:rsid w:val="1F877ED2"/>
    <w:rsid w:val="1F981656"/>
    <w:rsid w:val="1FAD2FCD"/>
    <w:rsid w:val="1FAEDE6E"/>
    <w:rsid w:val="1FD3BE24"/>
    <w:rsid w:val="1FEBDE0B"/>
    <w:rsid w:val="1FFA917B"/>
    <w:rsid w:val="2024A8F3"/>
    <w:rsid w:val="204A7A4D"/>
    <w:rsid w:val="207A7F2A"/>
    <w:rsid w:val="207A94BE"/>
    <w:rsid w:val="208111DC"/>
    <w:rsid w:val="2087A8DD"/>
    <w:rsid w:val="20884742"/>
    <w:rsid w:val="2097E320"/>
    <w:rsid w:val="209D67AF"/>
    <w:rsid w:val="20A7D5D8"/>
    <w:rsid w:val="20A8EFC0"/>
    <w:rsid w:val="20BBB9EC"/>
    <w:rsid w:val="20E2D82C"/>
    <w:rsid w:val="20E692ED"/>
    <w:rsid w:val="20E9AC5D"/>
    <w:rsid w:val="20ED6A8C"/>
    <w:rsid w:val="2100E7C2"/>
    <w:rsid w:val="21105D50"/>
    <w:rsid w:val="212B54A3"/>
    <w:rsid w:val="215BBAA0"/>
    <w:rsid w:val="2162BEA7"/>
    <w:rsid w:val="2167A619"/>
    <w:rsid w:val="217E1555"/>
    <w:rsid w:val="21A34774"/>
    <w:rsid w:val="21AC94A8"/>
    <w:rsid w:val="21AE2001"/>
    <w:rsid w:val="22281A47"/>
    <w:rsid w:val="225FCF83"/>
    <w:rsid w:val="227FA22E"/>
    <w:rsid w:val="22883313"/>
    <w:rsid w:val="22B7C3FD"/>
    <w:rsid w:val="22D1814E"/>
    <w:rsid w:val="22DE40A5"/>
    <w:rsid w:val="22F7BC95"/>
    <w:rsid w:val="22FC203D"/>
    <w:rsid w:val="23074830"/>
    <w:rsid w:val="230CBC53"/>
    <w:rsid w:val="2321B099"/>
    <w:rsid w:val="23365A07"/>
    <w:rsid w:val="233985F7"/>
    <w:rsid w:val="233A9AC0"/>
    <w:rsid w:val="2344E33A"/>
    <w:rsid w:val="235D5F3E"/>
    <w:rsid w:val="237454F7"/>
    <w:rsid w:val="237C1694"/>
    <w:rsid w:val="2386B71F"/>
    <w:rsid w:val="238F77CC"/>
    <w:rsid w:val="23935EEB"/>
    <w:rsid w:val="2394CE32"/>
    <w:rsid w:val="23F57E6A"/>
    <w:rsid w:val="2421CB75"/>
    <w:rsid w:val="24242F80"/>
    <w:rsid w:val="2425B223"/>
    <w:rsid w:val="2461A175"/>
    <w:rsid w:val="2472DEA4"/>
    <w:rsid w:val="2475414C"/>
    <w:rsid w:val="247AD81D"/>
    <w:rsid w:val="24913BB8"/>
    <w:rsid w:val="2492CF81"/>
    <w:rsid w:val="24A0B726"/>
    <w:rsid w:val="24A8765B"/>
    <w:rsid w:val="24C9DCCD"/>
    <w:rsid w:val="24EACA86"/>
    <w:rsid w:val="24ED8EE4"/>
    <w:rsid w:val="24F15952"/>
    <w:rsid w:val="250CCB7A"/>
    <w:rsid w:val="25236468"/>
    <w:rsid w:val="252D29F5"/>
    <w:rsid w:val="258E73B0"/>
    <w:rsid w:val="258F4FED"/>
    <w:rsid w:val="25977B1D"/>
    <w:rsid w:val="25B30039"/>
    <w:rsid w:val="25CDCEB6"/>
    <w:rsid w:val="25DA5687"/>
    <w:rsid w:val="25E2CDF1"/>
    <w:rsid w:val="25FDE7C7"/>
    <w:rsid w:val="26275696"/>
    <w:rsid w:val="2634E49F"/>
    <w:rsid w:val="2662F178"/>
    <w:rsid w:val="267AF394"/>
    <w:rsid w:val="267B508E"/>
    <w:rsid w:val="26BE80A5"/>
    <w:rsid w:val="26BE8672"/>
    <w:rsid w:val="26C9757C"/>
    <w:rsid w:val="26D2F9A0"/>
    <w:rsid w:val="26D55193"/>
    <w:rsid w:val="26DC78C3"/>
    <w:rsid w:val="27377413"/>
    <w:rsid w:val="27378C8E"/>
    <w:rsid w:val="27443B77"/>
    <w:rsid w:val="27499202"/>
    <w:rsid w:val="274B3B12"/>
    <w:rsid w:val="27536CAB"/>
    <w:rsid w:val="275A133D"/>
    <w:rsid w:val="275CF637"/>
    <w:rsid w:val="275F789A"/>
    <w:rsid w:val="2767637E"/>
    <w:rsid w:val="27B1934E"/>
    <w:rsid w:val="27B83D12"/>
    <w:rsid w:val="27C72C37"/>
    <w:rsid w:val="27D6AA66"/>
    <w:rsid w:val="27E544AB"/>
    <w:rsid w:val="280C41E7"/>
    <w:rsid w:val="28194172"/>
    <w:rsid w:val="283B32BA"/>
    <w:rsid w:val="284899F1"/>
    <w:rsid w:val="28676550"/>
    <w:rsid w:val="286CDC90"/>
    <w:rsid w:val="28969DAC"/>
    <w:rsid w:val="289D4BC0"/>
    <w:rsid w:val="28B792A2"/>
    <w:rsid w:val="28D7C688"/>
    <w:rsid w:val="28DC22BA"/>
    <w:rsid w:val="28E6743C"/>
    <w:rsid w:val="28EEC819"/>
    <w:rsid w:val="28F91B94"/>
    <w:rsid w:val="291D6D2C"/>
    <w:rsid w:val="293C26C5"/>
    <w:rsid w:val="295692CE"/>
    <w:rsid w:val="2962650A"/>
    <w:rsid w:val="2965E630"/>
    <w:rsid w:val="2978C0DD"/>
    <w:rsid w:val="297E3EC1"/>
    <w:rsid w:val="2980CEF9"/>
    <w:rsid w:val="29856B35"/>
    <w:rsid w:val="29A72B33"/>
    <w:rsid w:val="29E07CDC"/>
    <w:rsid w:val="29ED36E1"/>
    <w:rsid w:val="2A2EA9DC"/>
    <w:rsid w:val="2A3C8EB9"/>
    <w:rsid w:val="2A3DF85D"/>
    <w:rsid w:val="2A586531"/>
    <w:rsid w:val="2A96C311"/>
    <w:rsid w:val="2A9F401D"/>
    <w:rsid w:val="2A9F93E0"/>
    <w:rsid w:val="2AB07D31"/>
    <w:rsid w:val="2ACE5494"/>
    <w:rsid w:val="2AE5BAFA"/>
    <w:rsid w:val="2AED769C"/>
    <w:rsid w:val="2B064F7E"/>
    <w:rsid w:val="2B08028D"/>
    <w:rsid w:val="2B090903"/>
    <w:rsid w:val="2B10889E"/>
    <w:rsid w:val="2B457390"/>
    <w:rsid w:val="2B4A20AF"/>
    <w:rsid w:val="2B4EC798"/>
    <w:rsid w:val="2B50709B"/>
    <w:rsid w:val="2B55B874"/>
    <w:rsid w:val="2B8254B7"/>
    <w:rsid w:val="2B92F0E4"/>
    <w:rsid w:val="2BA464CC"/>
    <w:rsid w:val="2BC0111D"/>
    <w:rsid w:val="2BFFF68E"/>
    <w:rsid w:val="2C1DE41F"/>
    <w:rsid w:val="2C2A678C"/>
    <w:rsid w:val="2C40A158"/>
    <w:rsid w:val="2C4E6E4E"/>
    <w:rsid w:val="2C608857"/>
    <w:rsid w:val="2C651A59"/>
    <w:rsid w:val="2C787F13"/>
    <w:rsid w:val="2C7A729E"/>
    <w:rsid w:val="2C8DF3D0"/>
    <w:rsid w:val="2CA5C4D0"/>
    <w:rsid w:val="2CB4BF70"/>
    <w:rsid w:val="2CBDBDAC"/>
    <w:rsid w:val="2CD5B5B7"/>
    <w:rsid w:val="2CFF4C9E"/>
    <w:rsid w:val="2D193446"/>
    <w:rsid w:val="2D275D18"/>
    <w:rsid w:val="2D5233EF"/>
    <w:rsid w:val="2D648642"/>
    <w:rsid w:val="2D6D9E2C"/>
    <w:rsid w:val="2D7C0BC4"/>
    <w:rsid w:val="2DABDBDE"/>
    <w:rsid w:val="2DBA4BBB"/>
    <w:rsid w:val="2DBB8610"/>
    <w:rsid w:val="2DE7F384"/>
    <w:rsid w:val="2DFD88AE"/>
    <w:rsid w:val="2E1A3D66"/>
    <w:rsid w:val="2E1C9A38"/>
    <w:rsid w:val="2E3773F7"/>
    <w:rsid w:val="2E37CC88"/>
    <w:rsid w:val="2E50DA6B"/>
    <w:rsid w:val="2E585200"/>
    <w:rsid w:val="2E6F46C4"/>
    <w:rsid w:val="2E96AB3F"/>
    <w:rsid w:val="2EA90830"/>
    <w:rsid w:val="2EC558EC"/>
    <w:rsid w:val="2EC63299"/>
    <w:rsid w:val="2ED43574"/>
    <w:rsid w:val="2EDEC275"/>
    <w:rsid w:val="2EF39DB6"/>
    <w:rsid w:val="2F070B02"/>
    <w:rsid w:val="2F08892D"/>
    <w:rsid w:val="2F39588F"/>
    <w:rsid w:val="2F41DDC1"/>
    <w:rsid w:val="2F480191"/>
    <w:rsid w:val="2F578716"/>
    <w:rsid w:val="2F68483F"/>
    <w:rsid w:val="2F96DCF7"/>
    <w:rsid w:val="2F9BBC9E"/>
    <w:rsid w:val="2FAD21F9"/>
    <w:rsid w:val="2FB5EB03"/>
    <w:rsid w:val="2FD76743"/>
    <w:rsid w:val="2FE80A63"/>
    <w:rsid w:val="2FF5EE04"/>
    <w:rsid w:val="2FF8F797"/>
    <w:rsid w:val="30123FA5"/>
    <w:rsid w:val="30196E44"/>
    <w:rsid w:val="3054159F"/>
    <w:rsid w:val="305E0A37"/>
    <w:rsid w:val="30731450"/>
    <w:rsid w:val="307EBE88"/>
    <w:rsid w:val="3085F724"/>
    <w:rsid w:val="30930004"/>
    <w:rsid w:val="309D12C9"/>
    <w:rsid w:val="30C378CC"/>
    <w:rsid w:val="30D4B260"/>
    <w:rsid w:val="30EC5186"/>
    <w:rsid w:val="3101F9A5"/>
    <w:rsid w:val="31465E31"/>
    <w:rsid w:val="315EAA80"/>
    <w:rsid w:val="316304B4"/>
    <w:rsid w:val="31948615"/>
    <w:rsid w:val="31967AAE"/>
    <w:rsid w:val="319E5953"/>
    <w:rsid w:val="31BFB48D"/>
    <w:rsid w:val="31C3886A"/>
    <w:rsid w:val="31D252DC"/>
    <w:rsid w:val="31D2DB3C"/>
    <w:rsid w:val="31FB60EF"/>
    <w:rsid w:val="31FC2C89"/>
    <w:rsid w:val="32046167"/>
    <w:rsid w:val="3210E0B7"/>
    <w:rsid w:val="321171E2"/>
    <w:rsid w:val="3212A41E"/>
    <w:rsid w:val="3213C8A2"/>
    <w:rsid w:val="32274DE6"/>
    <w:rsid w:val="322ABEA7"/>
    <w:rsid w:val="322FA256"/>
    <w:rsid w:val="324AD8A5"/>
    <w:rsid w:val="324EC615"/>
    <w:rsid w:val="3253606B"/>
    <w:rsid w:val="325D1BCF"/>
    <w:rsid w:val="32801F97"/>
    <w:rsid w:val="328D45FB"/>
    <w:rsid w:val="329CE596"/>
    <w:rsid w:val="32AED0EA"/>
    <w:rsid w:val="32B13093"/>
    <w:rsid w:val="32B47AB0"/>
    <w:rsid w:val="32B5C1B9"/>
    <w:rsid w:val="32BB8274"/>
    <w:rsid w:val="32E3C91B"/>
    <w:rsid w:val="32E7DE65"/>
    <w:rsid w:val="32ED0DE4"/>
    <w:rsid w:val="32F2A6FE"/>
    <w:rsid w:val="33012670"/>
    <w:rsid w:val="33135F49"/>
    <w:rsid w:val="332C804B"/>
    <w:rsid w:val="333AA462"/>
    <w:rsid w:val="334E4A5F"/>
    <w:rsid w:val="336166AD"/>
    <w:rsid w:val="33687D6E"/>
    <w:rsid w:val="3372A279"/>
    <w:rsid w:val="337A4E00"/>
    <w:rsid w:val="338EF15F"/>
    <w:rsid w:val="3395215E"/>
    <w:rsid w:val="339716FD"/>
    <w:rsid w:val="339AB05D"/>
    <w:rsid w:val="339FF851"/>
    <w:rsid w:val="33D3DB47"/>
    <w:rsid w:val="33DAA6F0"/>
    <w:rsid w:val="33F8D193"/>
    <w:rsid w:val="340A3071"/>
    <w:rsid w:val="342EB100"/>
    <w:rsid w:val="343F2623"/>
    <w:rsid w:val="345BD217"/>
    <w:rsid w:val="347C1453"/>
    <w:rsid w:val="3486E4A0"/>
    <w:rsid w:val="34AD7CFF"/>
    <w:rsid w:val="34BC5771"/>
    <w:rsid w:val="34CB637B"/>
    <w:rsid w:val="3507227F"/>
    <w:rsid w:val="3508971A"/>
    <w:rsid w:val="3521C976"/>
    <w:rsid w:val="3536E831"/>
    <w:rsid w:val="354C6316"/>
    <w:rsid w:val="354CA06C"/>
    <w:rsid w:val="355AC83B"/>
    <w:rsid w:val="356F9BEA"/>
    <w:rsid w:val="359170F9"/>
    <w:rsid w:val="359621BF"/>
    <w:rsid w:val="359D8329"/>
    <w:rsid w:val="35C8516A"/>
    <w:rsid w:val="35D52707"/>
    <w:rsid w:val="36012734"/>
    <w:rsid w:val="36058790"/>
    <w:rsid w:val="363A6F58"/>
    <w:rsid w:val="36445F8F"/>
    <w:rsid w:val="364A7208"/>
    <w:rsid w:val="364E6250"/>
    <w:rsid w:val="3658AFE8"/>
    <w:rsid w:val="365E9A73"/>
    <w:rsid w:val="36746C82"/>
    <w:rsid w:val="36803A5B"/>
    <w:rsid w:val="36973DD4"/>
    <w:rsid w:val="36A6FA09"/>
    <w:rsid w:val="36B4446F"/>
    <w:rsid w:val="36B533BF"/>
    <w:rsid w:val="36BEF41F"/>
    <w:rsid w:val="36CCAF0C"/>
    <w:rsid w:val="36D67CA6"/>
    <w:rsid w:val="36DF5E0B"/>
    <w:rsid w:val="37199296"/>
    <w:rsid w:val="371E356E"/>
    <w:rsid w:val="37366F14"/>
    <w:rsid w:val="37441864"/>
    <w:rsid w:val="3752C913"/>
    <w:rsid w:val="3776A3F5"/>
    <w:rsid w:val="377C6D10"/>
    <w:rsid w:val="378C554E"/>
    <w:rsid w:val="37977E0A"/>
    <w:rsid w:val="379F6923"/>
    <w:rsid w:val="37A7DA60"/>
    <w:rsid w:val="37B22E80"/>
    <w:rsid w:val="37B50C1E"/>
    <w:rsid w:val="37BA6C1E"/>
    <w:rsid w:val="37C97D0E"/>
    <w:rsid w:val="37D1BCCF"/>
    <w:rsid w:val="3817ABB8"/>
    <w:rsid w:val="3823BF46"/>
    <w:rsid w:val="38254632"/>
    <w:rsid w:val="382DFF95"/>
    <w:rsid w:val="3863257F"/>
    <w:rsid w:val="3878A67D"/>
    <w:rsid w:val="38850543"/>
    <w:rsid w:val="389E7C76"/>
    <w:rsid w:val="38B7A136"/>
    <w:rsid w:val="38D179FD"/>
    <w:rsid w:val="38E72072"/>
    <w:rsid w:val="38E8088A"/>
    <w:rsid w:val="38F52273"/>
    <w:rsid w:val="3900FFB7"/>
    <w:rsid w:val="39141FC8"/>
    <w:rsid w:val="392FFE6A"/>
    <w:rsid w:val="393E9B2B"/>
    <w:rsid w:val="39429114"/>
    <w:rsid w:val="394ADB3C"/>
    <w:rsid w:val="394DBE59"/>
    <w:rsid w:val="39546C5B"/>
    <w:rsid w:val="395A02EB"/>
    <w:rsid w:val="39727C88"/>
    <w:rsid w:val="39750CD1"/>
    <w:rsid w:val="39C8E26B"/>
    <w:rsid w:val="39E4BE37"/>
    <w:rsid w:val="39E616E0"/>
    <w:rsid w:val="39F1BF0F"/>
    <w:rsid w:val="39F9ACB1"/>
    <w:rsid w:val="3A0604A3"/>
    <w:rsid w:val="3A09A1AA"/>
    <w:rsid w:val="3A28A228"/>
    <w:rsid w:val="3A39F3FA"/>
    <w:rsid w:val="3A3B6B61"/>
    <w:rsid w:val="3A65F0AF"/>
    <w:rsid w:val="3A6859BE"/>
    <w:rsid w:val="3A81959F"/>
    <w:rsid w:val="3A84D80A"/>
    <w:rsid w:val="3A8EC50E"/>
    <w:rsid w:val="3A8F9C47"/>
    <w:rsid w:val="3AAAC190"/>
    <w:rsid w:val="3ACB0CE8"/>
    <w:rsid w:val="3AD7E52F"/>
    <w:rsid w:val="3AE7D81D"/>
    <w:rsid w:val="3AF815DF"/>
    <w:rsid w:val="3B21CE29"/>
    <w:rsid w:val="3B34134A"/>
    <w:rsid w:val="3B422F4F"/>
    <w:rsid w:val="3B46CE1E"/>
    <w:rsid w:val="3B52E197"/>
    <w:rsid w:val="3B5CA993"/>
    <w:rsid w:val="3B64A6BD"/>
    <w:rsid w:val="3B7BE439"/>
    <w:rsid w:val="3B8D20EC"/>
    <w:rsid w:val="3B947122"/>
    <w:rsid w:val="3B958177"/>
    <w:rsid w:val="3BA2B9FF"/>
    <w:rsid w:val="3BA30BCF"/>
    <w:rsid w:val="3BC12F19"/>
    <w:rsid w:val="3BD03122"/>
    <w:rsid w:val="3C01834E"/>
    <w:rsid w:val="3C1A7A9F"/>
    <w:rsid w:val="3C2DEE7D"/>
    <w:rsid w:val="3C30D3F1"/>
    <w:rsid w:val="3C3473E2"/>
    <w:rsid w:val="3C5F1CB5"/>
    <w:rsid w:val="3C67B8C2"/>
    <w:rsid w:val="3C6FF982"/>
    <w:rsid w:val="3CA02592"/>
    <w:rsid w:val="3CB548EC"/>
    <w:rsid w:val="3CC8CAEA"/>
    <w:rsid w:val="3CCDE08E"/>
    <w:rsid w:val="3D11C925"/>
    <w:rsid w:val="3D12C57F"/>
    <w:rsid w:val="3D2144ED"/>
    <w:rsid w:val="3D29471D"/>
    <w:rsid w:val="3D549C8B"/>
    <w:rsid w:val="3D5D9BF8"/>
    <w:rsid w:val="3D61B2DB"/>
    <w:rsid w:val="3D64ACCB"/>
    <w:rsid w:val="3DAB575D"/>
    <w:rsid w:val="3DABA0C4"/>
    <w:rsid w:val="3DB01C73"/>
    <w:rsid w:val="3DB48AD6"/>
    <w:rsid w:val="3DD021AC"/>
    <w:rsid w:val="3DD0921E"/>
    <w:rsid w:val="3E09E718"/>
    <w:rsid w:val="3E2F106B"/>
    <w:rsid w:val="3E34F330"/>
    <w:rsid w:val="3E362DF3"/>
    <w:rsid w:val="3E576BF4"/>
    <w:rsid w:val="3E5BA8AF"/>
    <w:rsid w:val="3E70536A"/>
    <w:rsid w:val="3E7B6B61"/>
    <w:rsid w:val="3E8148F4"/>
    <w:rsid w:val="3E8395FC"/>
    <w:rsid w:val="3E8D7950"/>
    <w:rsid w:val="3E988B23"/>
    <w:rsid w:val="3EA34167"/>
    <w:rsid w:val="3EA41682"/>
    <w:rsid w:val="3EB6C79C"/>
    <w:rsid w:val="3EC9E10C"/>
    <w:rsid w:val="3ED911BB"/>
    <w:rsid w:val="3EDA46CA"/>
    <w:rsid w:val="3EF78E62"/>
    <w:rsid w:val="3F0C8848"/>
    <w:rsid w:val="3F0D1877"/>
    <w:rsid w:val="3F131869"/>
    <w:rsid w:val="3F1667BC"/>
    <w:rsid w:val="3F1F33A1"/>
    <w:rsid w:val="3F6EEA5B"/>
    <w:rsid w:val="3F707A1D"/>
    <w:rsid w:val="3F7D100D"/>
    <w:rsid w:val="3F875879"/>
    <w:rsid w:val="3F9A6E6E"/>
    <w:rsid w:val="3F9B3D60"/>
    <w:rsid w:val="3FB9F04C"/>
    <w:rsid w:val="3FC1A76E"/>
    <w:rsid w:val="3FCCF1B7"/>
    <w:rsid w:val="3FE84786"/>
    <w:rsid w:val="40091066"/>
    <w:rsid w:val="400BF7ED"/>
    <w:rsid w:val="401A8969"/>
    <w:rsid w:val="401D19D1"/>
    <w:rsid w:val="403A844F"/>
    <w:rsid w:val="40424BC1"/>
    <w:rsid w:val="404522FC"/>
    <w:rsid w:val="407146B3"/>
    <w:rsid w:val="40900DC3"/>
    <w:rsid w:val="40AD1E78"/>
    <w:rsid w:val="40C14A28"/>
    <w:rsid w:val="40C24BC1"/>
    <w:rsid w:val="40CB681E"/>
    <w:rsid w:val="40D02598"/>
    <w:rsid w:val="40DC1ADF"/>
    <w:rsid w:val="40E4C3F5"/>
    <w:rsid w:val="41050811"/>
    <w:rsid w:val="4106F596"/>
    <w:rsid w:val="4109B9FF"/>
    <w:rsid w:val="411FBB47"/>
    <w:rsid w:val="41311D72"/>
    <w:rsid w:val="4141273B"/>
    <w:rsid w:val="415BDE38"/>
    <w:rsid w:val="4160055A"/>
    <w:rsid w:val="416BE73B"/>
    <w:rsid w:val="41787942"/>
    <w:rsid w:val="4186CE8E"/>
    <w:rsid w:val="4191C0C4"/>
    <w:rsid w:val="419E5210"/>
    <w:rsid w:val="41B3C4C1"/>
    <w:rsid w:val="41C18D5C"/>
    <w:rsid w:val="420CAABE"/>
    <w:rsid w:val="421EC956"/>
    <w:rsid w:val="42263EB5"/>
    <w:rsid w:val="422F0B2E"/>
    <w:rsid w:val="423419EB"/>
    <w:rsid w:val="423A16D4"/>
    <w:rsid w:val="423B2824"/>
    <w:rsid w:val="42416150"/>
    <w:rsid w:val="4253B8F7"/>
    <w:rsid w:val="425C0B05"/>
    <w:rsid w:val="4280819F"/>
    <w:rsid w:val="42934702"/>
    <w:rsid w:val="42ADB899"/>
    <w:rsid w:val="42C163B4"/>
    <w:rsid w:val="42CA3826"/>
    <w:rsid w:val="42CB553E"/>
    <w:rsid w:val="42D6E4FE"/>
    <w:rsid w:val="42D90DF9"/>
    <w:rsid w:val="42E7C372"/>
    <w:rsid w:val="43319CCE"/>
    <w:rsid w:val="434D80A1"/>
    <w:rsid w:val="436DA769"/>
    <w:rsid w:val="4390E199"/>
    <w:rsid w:val="4395C92E"/>
    <w:rsid w:val="43D34A13"/>
    <w:rsid w:val="43D3E492"/>
    <w:rsid w:val="44135011"/>
    <w:rsid w:val="441F649D"/>
    <w:rsid w:val="442C9FC6"/>
    <w:rsid w:val="443A116A"/>
    <w:rsid w:val="4440E9EB"/>
    <w:rsid w:val="44450849"/>
    <w:rsid w:val="444987E1"/>
    <w:rsid w:val="444BFA01"/>
    <w:rsid w:val="445CEAE6"/>
    <w:rsid w:val="445F454E"/>
    <w:rsid w:val="448D191D"/>
    <w:rsid w:val="4491B907"/>
    <w:rsid w:val="44963E2C"/>
    <w:rsid w:val="449F261D"/>
    <w:rsid w:val="44A366E0"/>
    <w:rsid w:val="44B7CD70"/>
    <w:rsid w:val="44B8CCB6"/>
    <w:rsid w:val="44C249DF"/>
    <w:rsid w:val="44CD4967"/>
    <w:rsid w:val="44CF2B91"/>
    <w:rsid w:val="44E29908"/>
    <w:rsid w:val="44FD8184"/>
    <w:rsid w:val="44FDF753"/>
    <w:rsid w:val="4520F44E"/>
    <w:rsid w:val="45303532"/>
    <w:rsid w:val="453488D5"/>
    <w:rsid w:val="45476397"/>
    <w:rsid w:val="4561E791"/>
    <w:rsid w:val="45766C7D"/>
    <w:rsid w:val="45916045"/>
    <w:rsid w:val="45991B0B"/>
    <w:rsid w:val="459FEE3B"/>
    <w:rsid w:val="45A62BCF"/>
    <w:rsid w:val="45BBCEB6"/>
    <w:rsid w:val="45C07CC1"/>
    <w:rsid w:val="45DD1290"/>
    <w:rsid w:val="45E93A8F"/>
    <w:rsid w:val="464064DB"/>
    <w:rsid w:val="46537AA0"/>
    <w:rsid w:val="46576424"/>
    <w:rsid w:val="46AA01BE"/>
    <w:rsid w:val="46B7088A"/>
    <w:rsid w:val="46BDF562"/>
    <w:rsid w:val="46DE6E06"/>
    <w:rsid w:val="46EAA942"/>
    <w:rsid w:val="47066952"/>
    <w:rsid w:val="4713F619"/>
    <w:rsid w:val="474E1041"/>
    <w:rsid w:val="478F2F79"/>
    <w:rsid w:val="479E3139"/>
    <w:rsid w:val="47C49038"/>
    <w:rsid w:val="47D27CE1"/>
    <w:rsid w:val="47EC9CA1"/>
    <w:rsid w:val="47EEB064"/>
    <w:rsid w:val="482BD64C"/>
    <w:rsid w:val="48300B8B"/>
    <w:rsid w:val="483F9B27"/>
    <w:rsid w:val="48506C91"/>
    <w:rsid w:val="485418E1"/>
    <w:rsid w:val="4884232D"/>
    <w:rsid w:val="48BDA389"/>
    <w:rsid w:val="48C61A5A"/>
    <w:rsid w:val="48D7C292"/>
    <w:rsid w:val="48FBD4FE"/>
    <w:rsid w:val="49008BEA"/>
    <w:rsid w:val="4917CEB0"/>
    <w:rsid w:val="491C5863"/>
    <w:rsid w:val="49263BB1"/>
    <w:rsid w:val="49440F3E"/>
    <w:rsid w:val="4962B88F"/>
    <w:rsid w:val="49864027"/>
    <w:rsid w:val="49A94F90"/>
    <w:rsid w:val="49B84D27"/>
    <w:rsid w:val="49C8D9ED"/>
    <w:rsid w:val="49CDB086"/>
    <w:rsid w:val="49E29CC1"/>
    <w:rsid w:val="49F32B76"/>
    <w:rsid w:val="49F4F422"/>
    <w:rsid w:val="4A0ACA7A"/>
    <w:rsid w:val="4A198A6C"/>
    <w:rsid w:val="4A321554"/>
    <w:rsid w:val="4A3DC6ED"/>
    <w:rsid w:val="4A72AC2F"/>
    <w:rsid w:val="4A80FDA6"/>
    <w:rsid w:val="4A866B53"/>
    <w:rsid w:val="4AA00840"/>
    <w:rsid w:val="4AB0B355"/>
    <w:rsid w:val="4AC68694"/>
    <w:rsid w:val="4AC8962B"/>
    <w:rsid w:val="4B0910A0"/>
    <w:rsid w:val="4B0D954D"/>
    <w:rsid w:val="4B11AEC4"/>
    <w:rsid w:val="4B25D340"/>
    <w:rsid w:val="4B454C7A"/>
    <w:rsid w:val="4B5193A7"/>
    <w:rsid w:val="4B5DB454"/>
    <w:rsid w:val="4BB0566B"/>
    <w:rsid w:val="4BCEAF1E"/>
    <w:rsid w:val="4BD5F3F1"/>
    <w:rsid w:val="4BDA8AF8"/>
    <w:rsid w:val="4BEBF183"/>
    <w:rsid w:val="4C0587E5"/>
    <w:rsid w:val="4C12971D"/>
    <w:rsid w:val="4C3AACBC"/>
    <w:rsid w:val="4C41DA6D"/>
    <w:rsid w:val="4C44F5A5"/>
    <w:rsid w:val="4C568D8E"/>
    <w:rsid w:val="4C6FFAD7"/>
    <w:rsid w:val="4C813291"/>
    <w:rsid w:val="4C93A0CC"/>
    <w:rsid w:val="4CB84268"/>
    <w:rsid w:val="4CBAABDE"/>
    <w:rsid w:val="4CBDA426"/>
    <w:rsid w:val="4CC4EFE2"/>
    <w:rsid w:val="4CDE8B0C"/>
    <w:rsid w:val="4CEFAF50"/>
    <w:rsid w:val="4CF23204"/>
    <w:rsid w:val="4CFBD665"/>
    <w:rsid w:val="4D2C63F4"/>
    <w:rsid w:val="4D47BCE6"/>
    <w:rsid w:val="4D5ECB64"/>
    <w:rsid w:val="4D607F34"/>
    <w:rsid w:val="4D608ECF"/>
    <w:rsid w:val="4D6CB445"/>
    <w:rsid w:val="4D771D72"/>
    <w:rsid w:val="4D8C47EE"/>
    <w:rsid w:val="4D8E67C2"/>
    <w:rsid w:val="4D9903A7"/>
    <w:rsid w:val="4DA77CA2"/>
    <w:rsid w:val="4DB11124"/>
    <w:rsid w:val="4DC0D1CA"/>
    <w:rsid w:val="4DC7D47B"/>
    <w:rsid w:val="4DCA2CA9"/>
    <w:rsid w:val="4DD1A7F1"/>
    <w:rsid w:val="4DD3E704"/>
    <w:rsid w:val="4DEBB494"/>
    <w:rsid w:val="4E10D45A"/>
    <w:rsid w:val="4E2B13A7"/>
    <w:rsid w:val="4E353E48"/>
    <w:rsid w:val="4E472D81"/>
    <w:rsid w:val="4E5975C3"/>
    <w:rsid w:val="4E5C7342"/>
    <w:rsid w:val="4E60CF35"/>
    <w:rsid w:val="4E718475"/>
    <w:rsid w:val="4E86615E"/>
    <w:rsid w:val="4E88F1C0"/>
    <w:rsid w:val="4E8D07A2"/>
    <w:rsid w:val="4E9A07BE"/>
    <w:rsid w:val="4EB15CD9"/>
    <w:rsid w:val="4EB6AA44"/>
    <w:rsid w:val="4EB798F1"/>
    <w:rsid w:val="4EE45F5F"/>
    <w:rsid w:val="4EEBD456"/>
    <w:rsid w:val="4EEBFBC8"/>
    <w:rsid w:val="4F3A7284"/>
    <w:rsid w:val="4F3E37DB"/>
    <w:rsid w:val="4F519CF2"/>
    <w:rsid w:val="4F6AFC23"/>
    <w:rsid w:val="4F7DA1EE"/>
    <w:rsid w:val="4F8C12CA"/>
    <w:rsid w:val="4F9A8DA1"/>
    <w:rsid w:val="4FBBD2FA"/>
    <w:rsid w:val="4FEA3B59"/>
    <w:rsid w:val="4FF8A21C"/>
    <w:rsid w:val="5031D192"/>
    <w:rsid w:val="505795B5"/>
    <w:rsid w:val="505E4DD5"/>
    <w:rsid w:val="506ECFA8"/>
    <w:rsid w:val="507E574D"/>
    <w:rsid w:val="50970C8A"/>
    <w:rsid w:val="50C63716"/>
    <w:rsid w:val="50ED88EE"/>
    <w:rsid w:val="51164E3B"/>
    <w:rsid w:val="51194324"/>
    <w:rsid w:val="511CA207"/>
    <w:rsid w:val="513EDE92"/>
    <w:rsid w:val="515E3A28"/>
    <w:rsid w:val="51604857"/>
    <w:rsid w:val="51631A38"/>
    <w:rsid w:val="516325E9"/>
    <w:rsid w:val="51B77553"/>
    <w:rsid w:val="51C050E4"/>
    <w:rsid w:val="51F6C03F"/>
    <w:rsid w:val="51FEC331"/>
    <w:rsid w:val="51FF64D1"/>
    <w:rsid w:val="526A5803"/>
    <w:rsid w:val="527532DF"/>
    <w:rsid w:val="5282F10B"/>
    <w:rsid w:val="52923F9B"/>
    <w:rsid w:val="52ADE048"/>
    <w:rsid w:val="52AEEC63"/>
    <w:rsid w:val="52B25438"/>
    <w:rsid w:val="52BA5FF0"/>
    <w:rsid w:val="52BC1F2B"/>
    <w:rsid w:val="52DCCCEF"/>
    <w:rsid w:val="52E253E4"/>
    <w:rsid w:val="52E7D0EA"/>
    <w:rsid w:val="52F8BD36"/>
    <w:rsid w:val="52FDA8BB"/>
    <w:rsid w:val="52FF926F"/>
    <w:rsid w:val="530854D6"/>
    <w:rsid w:val="5324514E"/>
    <w:rsid w:val="5329EFCC"/>
    <w:rsid w:val="532AEA48"/>
    <w:rsid w:val="532F6DAC"/>
    <w:rsid w:val="539FB428"/>
    <w:rsid w:val="53AFA03B"/>
    <w:rsid w:val="53BC8561"/>
    <w:rsid w:val="53BD0211"/>
    <w:rsid w:val="53E2951B"/>
    <w:rsid w:val="53EB73D4"/>
    <w:rsid w:val="53F1047B"/>
    <w:rsid w:val="5405844E"/>
    <w:rsid w:val="54406FDB"/>
    <w:rsid w:val="54560B4B"/>
    <w:rsid w:val="547712E9"/>
    <w:rsid w:val="5477E6AC"/>
    <w:rsid w:val="5491697F"/>
    <w:rsid w:val="549920B4"/>
    <w:rsid w:val="549CDC78"/>
    <w:rsid w:val="54AB6CE3"/>
    <w:rsid w:val="54B0869D"/>
    <w:rsid w:val="54B23BE9"/>
    <w:rsid w:val="54D044F6"/>
    <w:rsid w:val="54F69652"/>
    <w:rsid w:val="54F8C382"/>
    <w:rsid w:val="54F983F2"/>
    <w:rsid w:val="54FF2B26"/>
    <w:rsid w:val="550947D0"/>
    <w:rsid w:val="55390848"/>
    <w:rsid w:val="555B2096"/>
    <w:rsid w:val="557ED5FB"/>
    <w:rsid w:val="558D1669"/>
    <w:rsid w:val="559C8368"/>
    <w:rsid w:val="55A39FF4"/>
    <w:rsid w:val="55B40216"/>
    <w:rsid w:val="55DF0DBC"/>
    <w:rsid w:val="55DF9BC3"/>
    <w:rsid w:val="55F8B41A"/>
    <w:rsid w:val="56112532"/>
    <w:rsid w:val="56154AE2"/>
    <w:rsid w:val="563C8DC5"/>
    <w:rsid w:val="568FE1D1"/>
    <w:rsid w:val="56995245"/>
    <w:rsid w:val="56A0E507"/>
    <w:rsid w:val="56BCC7B7"/>
    <w:rsid w:val="56FD8D60"/>
    <w:rsid w:val="5701D36D"/>
    <w:rsid w:val="5714A3C8"/>
    <w:rsid w:val="57261632"/>
    <w:rsid w:val="5726F405"/>
    <w:rsid w:val="5751D480"/>
    <w:rsid w:val="5752F382"/>
    <w:rsid w:val="575FE8EB"/>
    <w:rsid w:val="576CEBDC"/>
    <w:rsid w:val="57769973"/>
    <w:rsid w:val="5776F8A5"/>
    <w:rsid w:val="577C1318"/>
    <w:rsid w:val="577FBBF2"/>
    <w:rsid w:val="5795A35E"/>
    <w:rsid w:val="57B8C5BF"/>
    <w:rsid w:val="57C0F812"/>
    <w:rsid w:val="57D27FEA"/>
    <w:rsid w:val="57DF262C"/>
    <w:rsid w:val="57F12E6B"/>
    <w:rsid w:val="57F45666"/>
    <w:rsid w:val="57F639DB"/>
    <w:rsid w:val="58059C57"/>
    <w:rsid w:val="580985EA"/>
    <w:rsid w:val="580D7065"/>
    <w:rsid w:val="5812BF82"/>
    <w:rsid w:val="5816A721"/>
    <w:rsid w:val="581A8FE1"/>
    <w:rsid w:val="582DF650"/>
    <w:rsid w:val="582E000B"/>
    <w:rsid w:val="583BE2F1"/>
    <w:rsid w:val="585C2B33"/>
    <w:rsid w:val="5888FEF0"/>
    <w:rsid w:val="588D7703"/>
    <w:rsid w:val="58BFAB47"/>
    <w:rsid w:val="58C41400"/>
    <w:rsid w:val="58C9DFCB"/>
    <w:rsid w:val="58D68A84"/>
    <w:rsid w:val="58E5F9B3"/>
    <w:rsid w:val="58FD1D45"/>
    <w:rsid w:val="59229948"/>
    <w:rsid w:val="5938D1D0"/>
    <w:rsid w:val="595FACDA"/>
    <w:rsid w:val="5975F9B0"/>
    <w:rsid w:val="59854CB9"/>
    <w:rsid w:val="5988DEB0"/>
    <w:rsid w:val="59A181B9"/>
    <w:rsid w:val="59A55A89"/>
    <w:rsid w:val="59AA7964"/>
    <w:rsid w:val="59BBCC43"/>
    <w:rsid w:val="59CADA42"/>
    <w:rsid w:val="59DFC372"/>
    <w:rsid w:val="59E41657"/>
    <w:rsid w:val="59EA1860"/>
    <w:rsid w:val="5A0591E3"/>
    <w:rsid w:val="5A16B546"/>
    <w:rsid w:val="5A16C2C1"/>
    <w:rsid w:val="5A3CA2D1"/>
    <w:rsid w:val="5A3E0E27"/>
    <w:rsid w:val="5A4028DD"/>
    <w:rsid w:val="5A50AF6E"/>
    <w:rsid w:val="5A5DEBE7"/>
    <w:rsid w:val="5A741E68"/>
    <w:rsid w:val="5A809FEF"/>
    <w:rsid w:val="5A8D3197"/>
    <w:rsid w:val="5A95737E"/>
    <w:rsid w:val="5A9B5312"/>
    <w:rsid w:val="5AA245F7"/>
    <w:rsid w:val="5AA4DA1C"/>
    <w:rsid w:val="5AA84DA6"/>
    <w:rsid w:val="5AEDA775"/>
    <w:rsid w:val="5B189588"/>
    <w:rsid w:val="5B30F631"/>
    <w:rsid w:val="5B3B9344"/>
    <w:rsid w:val="5B6AC401"/>
    <w:rsid w:val="5B79C437"/>
    <w:rsid w:val="5B9B23DF"/>
    <w:rsid w:val="5BD1DA66"/>
    <w:rsid w:val="5BD51A09"/>
    <w:rsid w:val="5BDE9118"/>
    <w:rsid w:val="5BE082F8"/>
    <w:rsid w:val="5BEB0181"/>
    <w:rsid w:val="5BEC1937"/>
    <w:rsid w:val="5BFD1C7C"/>
    <w:rsid w:val="5C01538F"/>
    <w:rsid w:val="5C18441F"/>
    <w:rsid w:val="5C1DC264"/>
    <w:rsid w:val="5C34D5B6"/>
    <w:rsid w:val="5C4D9C69"/>
    <w:rsid w:val="5C524B24"/>
    <w:rsid w:val="5C578A64"/>
    <w:rsid w:val="5C669F35"/>
    <w:rsid w:val="5C798786"/>
    <w:rsid w:val="5C79B2E3"/>
    <w:rsid w:val="5C800F83"/>
    <w:rsid w:val="5C891CB1"/>
    <w:rsid w:val="5CB44329"/>
    <w:rsid w:val="5CBA8665"/>
    <w:rsid w:val="5CC5D73C"/>
    <w:rsid w:val="5CE6EE99"/>
    <w:rsid w:val="5CE8E68D"/>
    <w:rsid w:val="5CE981F4"/>
    <w:rsid w:val="5CF1DDC1"/>
    <w:rsid w:val="5D08E4B2"/>
    <w:rsid w:val="5D0CB2C2"/>
    <w:rsid w:val="5D20541B"/>
    <w:rsid w:val="5D34634B"/>
    <w:rsid w:val="5D474D6A"/>
    <w:rsid w:val="5D540C05"/>
    <w:rsid w:val="5DCCCB41"/>
    <w:rsid w:val="5DD7A09C"/>
    <w:rsid w:val="5DE8FF4E"/>
    <w:rsid w:val="5DE94723"/>
    <w:rsid w:val="5DEE1A0A"/>
    <w:rsid w:val="5DF43B80"/>
    <w:rsid w:val="5E00A9EE"/>
    <w:rsid w:val="5E027F35"/>
    <w:rsid w:val="5E067931"/>
    <w:rsid w:val="5E095DA4"/>
    <w:rsid w:val="5E237F36"/>
    <w:rsid w:val="5E54F765"/>
    <w:rsid w:val="5E60B9FC"/>
    <w:rsid w:val="5E6551B0"/>
    <w:rsid w:val="5E6A2EE3"/>
    <w:rsid w:val="5E6D6F0B"/>
    <w:rsid w:val="5E6E9394"/>
    <w:rsid w:val="5E848AA9"/>
    <w:rsid w:val="5E8D50FE"/>
    <w:rsid w:val="5EA68293"/>
    <w:rsid w:val="5EB555E5"/>
    <w:rsid w:val="5EBA158C"/>
    <w:rsid w:val="5EC552F3"/>
    <w:rsid w:val="5ED047E5"/>
    <w:rsid w:val="5EEECEB7"/>
    <w:rsid w:val="5EF9D89E"/>
    <w:rsid w:val="5EFDF487"/>
    <w:rsid w:val="5F163996"/>
    <w:rsid w:val="5F334F53"/>
    <w:rsid w:val="5F469E57"/>
    <w:rsid w:val="5F6DD86A"/>
    <w:rsid w:val="5F73ECE7"/>
    <w:rsid w:val="5F77E86F"/>
    <w:rsid w:val="5F91040C"/>
    <w:rsid w:val="5F922C7E"/>
    <w:rsid w:val="5F9BE32B"/>
    <w:rsid w:val="5FADDCF3"/>
    <w:rsid w:val="5FCC7D68"/>
    <w:rsid w:val="5FDE1BD2"/>
    <w:rsid w:val="5FF905E5"/>
    <w:rsid w:val="60017523"/>
    <w:rsid w:val="6012647D"/>
    <w:rsid w:val="601C81E6"/>
    <w:rsid w:val="603C4566"/>
    <w:rsid w:val="6041643C"/>
    <w:rsid w:val="60557F4D"/>
    <w:rsid w:val="60616914"/>
    <w:rsid w:val="6068B251"/>
    <w:rsid w:val="607B1552"/>
    <w:rsid w:val="6086DBC1"/>
    <w:rsid w:val="608A1906"/>
    <w:rsid w:val="60A56305"/>
    <w:rsid w:val="60C0D532"/>
    <w:rsid w:val="60D2002C"/>
    <w:rsid w:val="60EFF678"/>
    <w:rsid w:val="60F0C226"/>
    <w:rsid w:val="60F99CF9"/>
    <w:rsid w:val="6107C626"/>
    <w:rsid w:val="61123380"/>
    <w:rsid w:val="611A4232"/>
    <w:rsid w:val="611C35EE"/>
    <w:rsid w:val="61285478"/>
    <w:rsid w:val="613880D8"/>
    <w:rsid w:val="6138E0A4"/>
    <w:rsid w:val="613D40A8"/>
    <w:rsid w:val="614316B3"/>
    <w:rsid w:val="614CAC0B"/>
    <w:rsid w:val="615156B3"/>
    <w:rsid w:val="61547E16"/>
    <w:rsid w:val="6160A0F1"/>
    <w:rsid w:val="6165E0C1"/>
    <w:rsid w:val="6169FC4C"/>
    <w:rsid w:val="616BE951"/>
    <w:rsid w:val="618063D1"/>
    <w:rsid w:val="618504FC"/>
    <w:rsid w:val="618C5DFD"/>
    <w:rsid w:val="618C982A"/>
    <w:rsid w:val="619CCD51"/>
    <w:rsid w:val="619D84CD"/>
    <w:rsid w:val="61A830EC"/>
    <w:rsid w:val="61B015AA"/>
    <w:rsid w:val="61E4A3EB"/>
    <w:rsid w:val="61E61666"/>
    <w:rsid w:val="61EC386C"/>
    <w:rsid w:val="6212BBC7"/>
    <w:rsid w:val="62253BA3"/>
    <w:rsid w:val="622C03A1"/>
    <w:rsid w:val="62329F01"/>
    <w:rsid w:val="6246155A"/>
    <w:rsid w:val="62465F7E"/>
    <w:rsid w:val="62534A8C"/>
    <w:rsid w:val="62559861"/>
    <w:rsid w:val="6257A417"/>
    <w:rsid w:val="62621070"/>
    <w:rsid w:val="62708718"/>
    <w:rsid w:val="627C885F"/>
    <w:rsid w:val="627FE49C"/>
    <w:rsid w:val="628DEE3F"/>
    <w:rsid w:val="6291A0DF"/>
    <w:rsid w:val="62A0E992"/>
    <w:rsid w:val="62AF7F15"/>
    <w:rsid w:val="62B8A6E3"/>
    <w:rsid w:val="62C6A4C6"/>
    <w:rsid w:val="62C75106"/>
    <w:rsid w:val="62CBFFD1"/>
    <w:rsid w:val="62CC7B05"/>
    <w:rsid w:val="62E74453"/>
    <w:rsid w:val="62ED33AB"/>
    <w:rsid w:val="62F2F344"/>
    <w:rsid w:val="630336C0"/>
    <w:rsid w:val="630826D9"/>
    <w:rsid w:val="63083D9B"/>
    <w:rsid w:val="6322C35F"/>
    <w:rsid w:val="633F863B"/>
    <w:rsid w:val="634CC6B0"/>
    <w:rsid w:val="636C154F"/>
    <w:rsid w:val="638019D4"/>
    <w:rsid w:val="63DADB97"/>
    <w:rsid w:val="63E0D815"/>
    <w:rsid w:val="63E69078"/>
    <w:rsid w:val="63E69FC2"/>
    <w:rsid w:val="641A7D26"/>
    <w:rsid w:val="642FAB4B"/>
    <w:rsid w:val="6437EBCC"/>
    <w:rsid w:val="643F33C5"/>
    <w:rsid w:val="644A12EE"/>
    <w:rsid w:val="644D3896"/>
    <w:rsid w:val="6464A7B4"/>
    <w:rsid w:val="649941AE"/>
    <w:rsid w:val="64AFA045"/>
    <w:rsid w:val="64BF952F"/>
    <w:rsid w:val="64E3B7E4"/>
    <w:rsid w:val="64E6224A"/>
    <w:rsid w:val="64E789A6"/>
    <w:rsid w:val="64ED235D"/>
    <w:rsid w:val="64FDBF0D"/>
    <w:rsid w:val="65215910"/>
    <w:rsid w:val="653E3909"/>
    <w:rsid w:val="654AE9EF"/>
    <w:rsid w:val="6550FD03"/>
    <w:rsid w:val="656DEE6D"/>
    <w:rsid w:val="6577197A"/>
    <w:rsid w:val="657D9F4F"/>
    <w:rsid w:val="659276E4"/>
    <w:rsid w:val="659925E8"/>
    <w:rsid w:val="659A22BC"/>
    <w:rsid w:val="659DE010"/>
    <w:rsid w:val="65A7309E"/>
    <w:rsid w:val="65A97A4B"/>
    <w:rsid w:val="65AD5490"/>
    <w:rsid w:val="65D33278"/>
    <w:rsid w:val="65E8F0BA"/>
    <w:rsid w:val="661561AD"/>
    <w:rsid w:val="66270709"/>
    <w:rsid w:val="66315B30"/>
    <w:rsid w:val="66336F9F"/>
    <w:rsid w:val="66551464"/>
    <w:rsid w:val="66790578"/>
    <w:rsid w:val="66A35C4E"/>
    <w:rsid w:val="66A677E3"/>
    <w:rsid w:val="66AA6B27"/>
    <w:rsid w:val="66CFE08C"/>
    <w:rsid w:val="66E0F6AF"/>
    <w:rsid w:val="66FD292E"/>
    <w:rsid w:val="670C5896"/>
    <w:rsid w:val="671B91EA"/>
    <w:rsid w:val="6728ABBA"/>
    <w:rsid w:val="672B90C5"/>
    <w:rsid w:val="67322F28"/>
    <w:rsid w:val="6746BC29"/>
    <w:rsid w:val="6787F01C"/>
    <w:rsid w:val="67AA89C5"/>
    <w:rsid w:val="67B3CA30"/>
    <w:rsid w:val="67B4F1B6"/>
    <w:rsid w:val="67BA483A"/>
    <w:rsid w:val="67D4E0BF"/>
    <w:rsid w:val="67D96DF6"/>
    <w:rsid w:val="67EC2045"/>
    <w:rsid w:val="6805A123"/>
    <w:rsid w:val="6807343A"/>
    <w:rsid w:val="683FC702"/>
    <w:rsid w:val="684283FD"/>
    <w:rsid w:val="684C6A95"/>
    <w:rsid w:val="68708AFD"/>
    <w:rsid w:val="6886F0D4"/>
    <w:rsid w:val="688B0FC5"/>
    <w:rsid w:val="68A2F5F4"/>
    <w:rsid w:val="68A6A1BA"/>
    <w:rsid w:val="68AE87EA"/>
    <w:rsid w:val="68B770EF"/>
    <w:rsid w:val="68C6AF3A"/>
    <w:rsid w:val="68DA9D79"/>
    <w:rsid w:val="68F75279"/>
    <w:rsid w:val="69041A61"/>
    <w:rsid w:val="6905977E"/>
    <w:rsid w:val="6908B3FE"/>
    <w:rsid w:val="6911A33E"/>
    <w:rsid w:val="69262C60"/>
    <w:rsid w:val="694B4534"/>
    <w:rsid w:val="695F1FA4"/>
    <w:rsid w:val="695FB6CA"/>
    <w:rsid w:val="69779405"/>
    <w:rsid w:val="697B3572"/>
    <w:rsid w:val="6982128A"/>
    <w:rsid w:val="698B32F9"/>
    <w:rsid w:val="698BFF64"/>
    <w:rsid w:val="69918B59"/>
    <w:rsid w:val="69955E3B"/>
    <w:rsid w:val="69A73710"/>
    <w:rsid w:val="69ABABD3"/>
    <w:rsid w:val="69E05AEF"/>
    <w:rsid w:val="69EAE5A6"/>
    <w:rsid w:val="69F2A7F2"/>
    <w:rsid w:val="69F4F3B8"/>
    <w:rsid w:val="69F5EEDC"/>
    <w:rsid w:val="69F7ECB0"/>
    <w:rsid w:val="6A0A3BE5"/>
    <w:rsid w:val="6A0B7A25"/>
    <w:rsid w:val="6A0D7EAD"/>
    <w:rsid w:val="6A0F318F"/>
    <w:rsid w:val="6A37D889"/>
    <w:rsid w:val="6A5A72D9"/>
    <w:rsid w:val="6A6DE3B5"/>
    <w:rsid w:val="6A6EEDFC"/>
    <w:rsid w:val="6A6F85CA"/>
    <w:rsid w:val="6A843DA7"/>
    <w:rsid w:val="6A877EE7"/>
    <w:rsid w:val="6AB54566"/>
    <w:rsid w:val="6ABEBCE0"/>
    <w:rsid w:val="6ACD2EBD"/>
    <w:rsid w:val="6ADF9C61"/>
    <w:rsid w:val="6AE98C85"/>
    <w:rsid w:val="6AEDE179"/>
    <w:rsid w:val="6AF472EA"/>
    <w:rsid w:val="6B06684C"/>
    <w:rsid w:val="6B5A799E"/>
    <w:rsid w:val="6B65A8D7"/>
    <w:rsid w:val="6B6D4271"/>
    <w:rsid w:val="6B8E80CE"/>
    <w:rsid w:val="6B8FB00D"/>
    <w:rsid w:val="6B934A62"/>
    <w:rsid w:val="6BBC7A72"/>
    <w:rsid w:val="6BCBB729"/>
    <w:rsid w:val="6BD0E140"/>
    <w:rsid w:val="6BD8A8BF"/>
    <w:rsid w:val="6BEC510A"/>
    <w:rsid w:val="6BF9B7DC"/>
    <w:rsid w:val="6BFB3B71"/>
    <w:rsid w:val="6C1B917B"/>
    <w:rsid w:val="6C239ADB"/>
    <w:rsid w:val="6C24524D"/>
    <w:rsid w:val="6C399F5C"/>
    <w:rsid w:val="6C424987"/>
    <w:rsid w:val="6C446B1A"/>
    <w:rsid w:val="6C5E2ED6"/>
    <w:rsid w:val="6C6EE926"/>
    <w:rsid w:val="6C6F9AD9"/>
    <w:rsid w:val="6C749C32"/>
    <w:rsid w:val="6C952336"/>
    <w:rsid w:val="6CAB9B70"/>
    <w:rsid w:val="6CB3AF30"/>
    <w:rsid w:val="6CFE0DFE"/>
    <w:rsid w:val="6CFEC80C"/>
    <w:rsid w:val="6D170BC7"/>
    <w:rsid w:val="6D190FD2"/>
    <w:rsid w:val="6D206054"/>
    <w:rsid w:val="6D37F3F4"/>
    <w:rsid w:val="6D4ADD45"/>
    <w:rsid w:val="6D4D1D67"/>
    <w:rsid w:val="6D76592B"/>
    <w:rsid w:val="6DA32ECB"/>
    <w:rsid w:val="6DAB0403"/>
    <w:rsid w:val="6DB1CC5A"/>
    <w:rsid w:val="6DC2F748"/>
    <w:rsid w:val="6DD5B2C3"/>
    <w:rsid w:val="6DD6A4F9"/>
    <w:rsid w:val="6DE7D729"/>
    <w:rsid w:val="6DEA4C04"/>
    <w:rsid w:val="6DF113DF"/>
    <w:rsid w:val="6DF263B7"/>
    <w:rsid w:val="6E004A82"/>
    <w:rsid w:val="6E046311"/>
    <w:rsid w:val="6E18E324"/>
    <w:rsid w:val="6E21967A"/>
    <w:rsid w:val="6E4AC98E"/>
    <w:rsid w:val="6E56311B"/>
    <w:rsid w:val="6E92478F"/>
    <w:rsid w:val="6EBB1B70"/>
    <w:rsid w:val="6EC2718F"/>
    <w:rsid w:val="6ECD691D"/>
    <w:rsid w:val="6ED01122"/>
    <w:rsid w:val="6EE1C3FF"/>
    <w:rsid w:val="6EE66C19"/>
    <w:rsid w:val="6EE6F8BC"/>
    <w:rsid w:val="6EE9104C"/>
    <w:rsid w:val="6F15DC52"/>
    <w:rsid w:val="6F1EEBF8"/>
    <w:rsid w:val="6F65C55A"/>
    <w:rsid w:val="6F68EFE7"/>
    <w:rsid w:val="6F77C315"/>
    <w:rsid w:val="6F8869D1"/>
    <w:rsid w:val="6FAA3823"/>
    <w:rsid w:val="6FB05396"/>
    <w:rsid w:val="6FB11688"/>
    <w:rsid w:val="6FB17537"/>
    <w:rsid w:val="6FC0216D"/>
    <w:rsid w:val="6FCEA4A4"/>
    <w:rsid w:val="701D3538"/>
    <w:rsid w:val="703B9C2C"/>
    <w:rsid w:val="704E5C0F"/>
    <w:rsid w:val="70597C3C"/>
    <w:rsid w:val="70668210"/>
    <w:rsid w:val="706DBCD9"/>
    <w:rsid w:val="70700EDD"/>
    <w:rsid w:val="7089687D"/>
    <w:rsid w:val="7089BCAA"/>
    <w:rsid w:val="70905863"/>
    <w:rsid w:val="7098D9D6"/>
    <w:rsid w:val="70996C96"/>
    <w:rsid w:val="7099DF98"/>
    <w:rsid w:val="70A8E00E"/>
    <w:rsid w:val="70A9E385"/>
    <w:rsid w:val="70AA1A85"/>
    <w:rsid w:val="70CE95BD"/>
    <w:rsid w:val="70CEC444"/>
    <w:rsid w:val="70F44634"/>
    <w:rsid w:val="711AFCB7"/>
    <w:rsid w:val="711FE5E0"/>
    <w:rsid w:val="712B2AA8"/>
    <w:rsid w:val="7134181B"/>
    <w:rsid w:val="7143D681"/>
    <w:rsid w:val="714BD19C"/>
    <w:rsid w:val="716E6FAD"/>
    <w:rsid w:val="718D3772"/>
    <w:rsid w:val="71ABE285"/>
    <w:rsid w:val="71D267DF"/>
    <w:rsid w:val="71E6E9D1"/>
    <w:rsid w:val="71EAC357"/>
    <w:rsid w:val="71EB7869"/>
    <w:rsid w:val="71F2DCBB"/>
    <w:rsid w:val="71FB4C20"/>
    <w:rsid w:val="7220AB32"/>
    <w:rsid w:val="723A95A5"/>
    <w:rsid w:val="723FB88E"/>
    <w:rsid w:val="72440539"/>
    <w:rsid w:val="72471618"/>
    <w:rsid w:val="724B145B"/>
    <w:rsid w:val="726B6A57"/>
    <w:rsid w:val="72772D96"/>
    <w:rsid w:val="7277C78A"/>
    <w:rsid w:val="7283D1A2"/>
    <w:rsid w:val="7286C3BC"/>
    <w:rsid w:val="7286FDFD"/>
    <w:rsid w:val="728B6DFE"/>
    <w:rsid w:val="728EDA9A"/>
    <w:rsid w:val="7293C983"/>
    <w:rsid w:val="72958511"/>
    <w:rsid w:val="72ABF0E7"/>
    <w:rsid w:val="72B0CD36"/>
    <w:rsid w:val="72B2E419"/>
    <w:rsid w:val="72B5448A"/>
    <w:rsid w:val="72B84BB7"/>
    <w:rsid w:val="72B8D4FA"/>
    <w:rsid w:val="72C8CBAF"/>
    <w:rsid w:val="72CA49EB"/>
    <w:rsid w:val="72D38E1A"/>
    <w:rsid w:val="72EFA436"/>
    <w:rsid w:val="732E48A5"/>
    <w:rsid w:val="7338B73D"/>
    <w:rsid w:val="734493E1"/>
    <w:rsid w:val="7360A526"/>
    <w:rsid w:val="736D1BDB"/>
    <w:rsid w:val="738B682E"/>
    <w:rsid w:val="738F2966"/>
    <w:rsid w:val="73A9293E"/>
    <w:rsid w:val="73A9D367"/>
    <w:rsid w:val="73C28389"/>
    <w:rsid w:val="73CB52E8"/>
    <w:rsid w:val="73D296A2"/>
    <w:rsid w:val="73D5D3CD"/>
    <w:rsid w:val="73DA2609"/>
    <w:rsid w:val="73E7BC28"/>
    <w:rsid w:val="73EA0B6B"/>
    <w:rsid w:val="73ED4B7A"/>
    <w:rsid w:val="73FEF29B"/>
    <w:rsid w:val="7402336E"/>
    <w:rsid w:val="740A2100"/>
    <w:rsid w:val="740B0849"/>
    <w:rsid w:val="742268A0"/>
    <w:rsid w:val="74269646"/>
    <w:rsid w:val="7434C5E8"/>
    <w:rsid w:val="745DC86A"/>
    <w:rsid w:val="7470CA6A"/>
    <w:rsid w:val="7471B573"/>
    <w:rsid w:val="747661D5"/>
    <w:rsid w:val="74916AE5"/>
    <w:rsid w:val="74941839"/>
    <w:rsid w:val="7494413B"/>
    <w:rsid w:val="74944392"/>
    <w:rsid w:val="74CA0BD6"/>
    <w:rsid w:val="74CC8F87"/>
    <w:rsid w:val="74F02D5E"/>
    <w:rsid w:val="75202BE1"/>
    <w:rsid w:val="756BBA3E"/>
    <w:rsid w:val="756ED736"/>
    <w:rsid w:val="7580F132"/>
    <w:rsid w:val="758E4A67"/>
    <w:rsid w:val="758F181D"/>
    <w:rsid w:val="7596EFF5"/>
    <w:rsid w:val="75A8D8E0"/>
    <w:rsid w:val="75AC959C"/>
    <w:rsid w:val="75F813FA"/>
    <w:rsid w:val="760BD1C8"/>
    <w:rsid w:val="761C2610"/>
    <w:rsid w:val="765C68E3"/>
    <w:rsid w:val="7689F1AA"/>
    <w:rsid w:val="768A95F9"/>
    <w:rsid w:val="768EC7B2"/>
    <w:rsid w:val="76B100BB"/>
    <w:rsid w:val="76C6A016"/>
    <w:rsid w:val="76CA51AA"/>
    <w:rsid w:val="76D82FFD"/>
    <w:rsid w:val="770E87F9"/>
    <w:rsid w:val="771862C5"/>
    <w:rsid w:val="7724D290"/>
    <w:rsid w:val="7732BB37"/>
    <w:rsid w:val="7740A040"/>
    <w:rsid w:val="775A9BD6"/>
    <w:rsid w:val="775C172C"/>
    <w:rsid w:val="776532C6"/>
    <w:rsid w:val="777E9390"/>
    <w:rsid w:val="77962868"/>
    <w:rsid w:val="77DE8456"/>
    <w:rsid w:val="77EE5FE7"/>
    <w:rsid w:val="77EF1394"/>
    <w:rsid w:val="78017CE6"/>
    <w:rsid w:val="780DD267"/>
    <w:rsid w:val="780F369C"/>
    <w:rsid w:val="7813EA38"/>
    <w:rsid w:val="781961D5"/>
    <w:rsid w:val="783076E5"/>
    <w:rsid w:val="78342B9D"/>
    <w:rsid w:val="78499A15"/>
    <w:rsid w:val="785C8232"/>
    <w:rsid w:val="78756C7B"/>
    <w:rsid w:val="7876BD00"/>
    <w:rsid w:val="788722CB"/>
    <w:rsid w:val="789376A5"/>
    <w:rsid w:val="78EE9A1D"/>
    <w:rsid w:val="78F5C056"/>
    <w:rsid w:val="7905372A"/>
    <w:rsid w:val="79192310"/>
    <w:rsid w:val="7928B7E5"/>
    <w:rsid w:val="792A6FE2"/>
    <w:rsid w:val="792F9075"/>
    <w:rsid w:val="794B2CEC"/>
    <w:rsid w:val="794D4C29"/>
    <w:rsid w:val="795F35D3"/>
    <w:rsid w:val="7965D827"/>
    <w:rsid w:val="79687504"/>
    <w:rsid w:val="7979508F"/>
    <w:rsid w:val="797FC6DE"/>
    <w:rsid w:val="798F0215"/>
    <w:rsid w:val="79ADC236"/>
    <w:rsid w:val="79B22BA0"/>
    <w:rsid w:val="7A04ED9F"/>
    <w:rsid w:val="7A05E92A"/>
    <w:rsid w:val="7A18804D"/>
    <w:rsid w:val="7A2D1C5A"/>
    <w:rsid w:val="7A3554A7"/>
    <w:rsid w:val="7A448958"/>
    <w:rsid w:val="7A5E510E"/>
    <w:rsid w:val="7A66DA63"/>
    <w:rsid w:val="7A6D3FE7"/>
    <w:rsid w:val="7A84EB6D"/>
    <w:rsid w:val="7A8C4B2D"/>
    <w:rsid w:val="7AB2F49A"/>
    <w:rsid w:val="7AB7A90F"/>
    <w:rsid w:val="7AD08F77"/>
    <w:rsid w:val="7ADDB4F0"/>
    <w:rsid w:val="7AE9B30B"/>
    <w:rsid w:val="7AFAB59E"/>
    <w:rsid w:val="7B1D4715"/>
    <w:rsid w:val="7B1E76F3"/>
    <w:rsid w:val="7B40D11C"/>
    <w:rsid w:val="7B450AA2"/>
    <w:rsid w:val="7B5844E8"/>
    <w:rsid w:val="7B5E2A3E"/>
    <w:rsid w:val="7B6DC556"/>
    <w:rsid w:val="7B71860B"/>
    <w:rsid w:val="7B741827"/>
    <w:rsid w:val="7BA4F846"/>
    <w:rsid w:val="7BA79381"/>
    <w:rsid w:val="7BADD99C"/>
    <w:rsid w:val="7BC31330"/>
    <w:rsid w:val="7BC48E2F"/>
    <w:rsid w:val="7BD8668C"/>
    <w:rsid w:val="7BF72E3B"/>
    <w:rsid w:val="7C05B01F"/>
    <w:rsid w:val="7C0801A9"/>
    <w:rsid w:val="7C08B6B4"/>
    <w:rsid w:val="7C129CDC"/>
    <w:rsid w:val="7C14C73F"/>
    <w:rsid w:val="7C2F44D3"/>
    <w:rsid w:val="7C9C9385"/>
    <w:rsid w:val="7C9ECE16"/>
    <w:rsid w:val="7CCA745D"/>
    <w:rsid w:val="7CD01649"/>
    <w:rsid w:val="7CD5D3FD"/>
    <w:rsid w:val="7CF92041"/>
    <w:rsid w:val="7CF9E021"/>
    <w:rsid w:val="7D07F679"/>
    <w:rsid w:val="7D295F5C"/>
    <w:rsid w:val="7D615642"/>
    <w:rsid w:val="7D757C28"/>
    <w:rsid w:val="7D75B95A"/>
    <w:rsid w:val="7D879A1A"/>
    <w:rsid w:val="7D8907A4"/>
    <w:rsid w:val="7D90D736"/>
    <w:rsid w:val="7DA47F96"/>
    <w:rsid w:val="7DCF6054"/>
    <w:rsid w:val="7DD7F67D"/>
    <w:rsid w:val="7DD930B6"/>
    <w:rsid w:val="7DE05E21"/>
    <w:rsid w:val="7DE3D20B"/>
    <w:rsid w:val="7DE9CCCC"/>
    <w:rsid w:val="7DFFC83B"/>
    <w:rsid w:val="7E015CBA"/>
    <w:rsid w:val="7E3AB455"/>
    <w:rsid w:val="7E3D2489"/>
    <w:rsid w:val="7E3EB237"/>
    <w:rsid w:val="7E408730"/>
    <w:rsid w:val="7E491198"/>
    <w:rsid w:val="7E4DDE95"/>
    <w:rsid w:val="7E57DDD5"/>
    <w:rsid w:val="7E635072"/>
    <w:rsid w:val="7E65B38E"/>
    <w:rsid w:val="7E7CD6EB"/>
    <w:rsid w:val="7E84C417"/>
    <w:rsid w:val="7E8E57CB"/>
    <w:rsid w:val="7E8E92EC"/>
    <w:rsid w:val="7E9103FC"/>
    <w:rsid w:val="7EA2CACC"/>
    <w:rsid w:val="7EAD9114"/>
    <w:rsid w:val="7EC59F65"/>
    <w:rsid w:val="7EC76D69"/>
    <w:rsid w:val="7ED482D9"/>
    <w:rsid w:val="7EDB197A"/>
    <w:rsid w:val="7EE7B2D6"/>
    <w:rsid w:val="7EEEE13D"/>
    <w:rsid w:val="7EF08203"/>
    <w:rsid w:val="7F0348CF"/>
    <w:rsid w:val="7F25BCC3"/>
    <w:rsid w:val="7F30713A"/>
    <w:rsid w:val="7F30B931"/>
    <w:rsid w:val="7F57CFCD"/>
    <w:rsid w:val="7F867EB5"/>
    <w:rsid w:val="7F9000F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584A9"/>
  <w15:chartTrackingRefBased/>
  <w15:docId w15:val="{459D6FFE-B58E-40CE-90BA-1EC838F7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266"/>
    <w:pPr>
      <w:spacing w:after="200" w:line="276" w:lineRule="auto"/>
    </w:pPr>
    <w:rPr>
      <w:color w:val="191919"/>
      <w:sz w:val="22"/>
      <w:szCs w:val="22"/>
      <w:lang w:eastAsia="en-US"/>
    </w:rPr>
  </w:style>
  <w:style w:type="paragraph" w:styleId="Heading1">
    <w:name w:val="heading 1"/>
    <w:next w:val="Normal"/>
    <w:link w:val="Heading1Char"/>
    <w:uiPriority w:val="9"/>
    <w:qFormat/>
    <w:rsid w:val="005F739C"/>
    <w:pPr>
      <w:spacing w:before="360" w:after="120"/>
      <w:outlineLvl w:val="0"/>
    </w:pPr>
    <w:rPr>
      <w:rFonts w:ascii="Arial" w:eastAsia="Times New Roman" w:hAnsi="Arial" w:cs="Arial"/>
      <w:b/>
      <w:bCs/>
      <w:color w:val="002776" w:themeColor="accent1"/>
      <w:sz w:val="48"/>
      <w:szCs w:val="48"/>
      <w:lang w:eastAsia="en-US"/>
    </w:rPr>
  </w:style>
  <w:style w:type="paragraph" w:styleId="Heading2">
    <w:name w:val="heading 2"/>
    <w:basedOn w:val="Heading1"/>
    <w:next w:val="Normal"/>
    <w:link w:val="Heading2Char"/>
    <w:uiPriority w:val="9"/>
    <w:unhideWhenUsed/>
    <w:qFormat/>
    <w:rsid w:val="005F739C"/>
    <w:pPr>
      <w:outlineLvl w:val="1"/>
    </w:pPr>
    <w:rPr>
      <w:bCs w:val="0"/>
      <w:iCs/>
      <w:color w:val="282828"/>
      <w:sz w:val="40"/>
      <w:szCs w:val="40"/>
    </w:rPr>
  </w:style>
  <w:style w:type="paragraph" w:styleId="Heading3">
    <w:name w:val="heading 3"/>
    <w:basedOn w:val="Heading2"/>
    <w:next w:val="Normal"/>
    <w:link w:val="Heading3Char"/>
    <w:uiPriority w:val="9"/>
    <w:unhideWhenUsed/>
    <w:qFormat/>
    <w:rsid w:val="005F739C"/>
    <w:pPr>
      <w:outlineLvl w:val="2"/>
    </w:pPr>
    <w:rPr>
      <w:color w:val="2E7C80" w:themeColor="accent2" w:themeShade="80"/>
      <w:sz w:val="32"/>
      <w:szCs w:val="32"/>
    </w:rPr>
  </w:style>
  <w:style w:type="paragraph" w:styleId="Heading4">
    <w:name w:val="heading 4"/>
    <w:basedOn w:val="Normal"/>
    <w:next w:val="Normal"/>
    <w:link w:val="Heading4Char"/>
    <w:uiPriority w:val="9"/>
    <w:unhideWhenUsed/>
    <w:qFormat/>
    <w:rsid w:val="005F739C"/>
    <w:pPr>
      <w:keepNext/>
      <w:keepLines/>
      <w:spacing w:before="240" w:after="60" w:line="240" w:lineRule="auto"/>
      <w:outlineLvl w:val="3"/>
    </w:pPr>
    <w:rPr>
      <w:rFonts w:ascii="Arial" w:eastAsiaTheme="majorEastAsia" w:hAnsi="Arial" w:cs="Arial"/>
      <w:b/>
      <w:bCs/>
      <w:iCs/>
      <w:sz w:val="28"/>
      <w:szCs w:val="28"/>
    </w:rPr>
  </w:style>
  <w:style w:type="paragraph" w:styleId="Heading5">
    <w:name w:val="heading 5"/>
    <w:basedOn w:val="Normal"/>
    <w:next w:val="Normal"/>
    <w:link w:val="Heading5Char"/>
    <w:uiPriority w:val="9"/>
    <w:unhideWhenUsed/>
    <w:qFormat/>
    <w:rsid w:val="00905266"/>
    <w:pPr>
      <w:keepNext/>
      <w:keepLines/>
      <w:spacing w:before="240" w:after="60" w:line="240" w:lineRule="auto"/>
      <w:outlineLvl w:val="4"/>
    </w:pPr>
    <w:rPr>
      <w:rFonts w:ascii="Arial" w:eastAsiaTheme="majorEastAsia" w:hAnsi="Arial" w:cs="Arial"/>
      <w:i/>
      <w:color w:val="28282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57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769"/>
    <w:rPr>
      <w:rFonts w:ascii="Tahoma" w:hAnsi="Tahoma" w:cs="Tahoma"/>
      <w:sz w:val="16"/>
      <w:szCs w:val="16"/>
    </w:rPr>
  </w:style>
  <w:style w:type="paragraph" w:styleId="Header">
    <w:name w:val="header"/>
    <w:basedOn w:val="Normal"/>
    <w:link w:val="HeaderChar"/>
    <w:uiPriority w:val="99"/>
    <w:unhideWhenUsed/>
    <w:rsid w:val="002257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769"/>
  </w:style>
  <w:style w:type="paragraph" w:styleId="Footer">
    <w:name w:val="footer"/>
    <w:basedOn w:val="Normal"/>
    <w:link w:val="FooterChar"/>
    <w:uiPriority w:val="99"/>
    <w:unhideWhenUsed/>
    <w:rsid w:val="008C2682"/>
    <w:pPr>
      <w:tabs>
        <w:tab w:val="center" w:pos="4513"/>
        <w:tab w:val="right" w:pos="9026"/>
      </w:tabs>
      <w:spacing w:after="0" w:line="240" w:lineRule="auto"/>
      <w:jc w:val="center"/>
    </w:pPr>
    <w:rPr>
      <w:color w:val="FFFFFF" w:themeColor="background1"/>
      <w:sz w:val="18"/>
      <w:szCs w:val="18"/>
    </w:rPr>
  </w:style>
  <w:style w:type="character" w:customStyle="1" w:styleId="FooterChar">
    <w:name w:val="Footer Char"/>
    <w:basedOn w:val="DefaultParagraphFont"/>
    <w:link w:val="Footer"/>
    <w:uiPriority w:val="99"/>
    <w:rsid w:val="008C2682"/>
    <w:rPr>
      <w:color w:val="FFFFFF" w:themeColor="background1"/>
      <w:sz w:val="18"/>
      <w:szCs w:val="18"/>
      <w:lang w:eastAsia="en-US"/>
    </w:rPr>
  </w:style>
  <w:style w:type="paragraph" w:styleId="NoSpacing">
    <w:name w:val="No Spacing"/>
    <w:qFormat/>
    <w:rsid w:val="00225769"/>
    <w:rPr>
      <w:sz w:val="22"/>
      <w:szCs w:val="22"/>
      <w:lang w:eastAsia="en-US"/>
    </w:rPr>
  </w:style>
  <w:style w:type="paragraph" w:customStyle="1" w:styleId="Accessibilitytext">
    <w:name w:val="Accessibility text"/>
    <w:basedOn w:val="Normal"/>
    <w:uiPriority w:val="99"/>
    <w:rsid w:val="004257B0"/>
    <w:pPr>
      <w:suppressAutoHyphens/>
      <w:autoSpaceDE w:val="0"/>
      <w:autoSpaceDN w:val="0"/>
      <w:adjustRightInd w:val="0"/>
      <w:spacing w:after="57" w:line="180" w:lineRule="atLeast"/>
      <w:textAlignment w:val="center"/>
    </w:pPr>
    <w:rPr>
      <w:rFonts w:cs="Arial"/>
      <w:color w:val="323232"/>
      <w:sz w:val="18"/>
      <w:szCs w:val="18"/>
      <w:lang w:val="en-GB"/>
    </w:rPr>
  </w:style>
  <w:style w:type="character" w:customStyle="1" w:styleId="AccessibilityLgtext">
    <w:name w:val="Accessibility Lg text"/>
    <w:uiPriority w:val="99"/>
    <w:rsid w:val="004166AA"/>
    <w:rPr>
      <w:b/>
      <w:bCs/>
      <w:sz w:val="20"/>
      <w:szCs w:val="20"/>
    </w:rPr>
  </w:style>
  <w:style w:type="paragraph" w:styleId="BodyText">
    <w:name w:val="Body Text"/>
    <w:link w:val="BodyTextChar"/>
    <w:rsid w:val="00EE07B1"/>
    <w:pPr>
      <w:spacing w:before="120" w:after="240" w:line="280" w:lineRule="exact"/>
    </w:pPr>
    <w:rPr>
      <w:rFonts w:eastAsia="Times New Roman" w:cs="Arial"/>
      <w:bCs/>
      <w:iCs/>
      <w:color w:val="282828"/>
      <w:sz w:val="24"/>
      <w:szCs w:val="24"/>
      <w:lang w:eastAsia="en-US"/>
      <w14:textFill>
        <w14:solidFill>
          <w14:srgbClr w14:val="282828">
            <w14:lumMod w14:val="50000"/>
          </w14:srgbClr>
        </w14:solidFill>
      </w14:textFill>
    </w:rPr>
  </w:style>
  <w:style w:type="character" w:customStyle="1" w:styleId="BodyTextChar">
    <w:name w:val="Body Text Char"/>
    <w:basedOn w:val="DefaultParagraphFont"/>
    <w:link w:val="BodyText"/>
    <w:rsid w:val="00EE07B1"/>
    <w:rPr>
      <w:rFonts w:eastAsia="Times New Roman" w:cs="Arial"/>
      <w:bCs/>
      <w:iCs/>
      <w:color w:val="282828"/>
      <w:sz w:val="24"/>
      <w:szCs w:val="24"/>
      <w:lang w:eastAsia="en-US"/>
      <w14:textFill>
        <w14:solidFill>
          <w14:srgbClr w14:val="282828">
            <w14:lumMod w14:val="50000"/>
          </w14:srgbClr>
        </w14:solidFill>
      </w14:textFill>
    </w:rPr>
  </w:style>
  <w:style w:type="character" w:customStyle="1" w:styleId="Heading1Char">
    <w:name w:val="Heading 1 Char"/>
    <w:basedOn w:val="DefaultParagraphFont"/>
    <w:link w:val="Heading1"/>
    <w:uiPriority w:val="9"/>
    <w:rsid w:val="005F739C"/>
    <w:rPr>
      <w:rFonts w:ascii="Arial" w:eastAsia="Times New Roman" w:hAnsi="Arial" w:cs="Arial"/>
      <w:b/>
      <w:bCs/>
      <w:color w:val="002776" w:themeColor="accent1"/>
      <w:sz w:val="48"/>
      <w:szCs w:val="48"/>
      <w:lang w:eastAsia="en-US"/>
    </w:rPr>
  </w:style>
  <w:style w:type="character" w:customStyle="1" w:styleId="Heading2Char">
    <w:name w:val="Heading 2 Char"/>
    <w:basedOn w:val="DefaultParagraphFont"/>
    <w:link w:val="Heading2"/>
    <w:uiPriority w:val="9"/>
    <w:rsid w:val="005F739C"/>
    <w:rPr>
      <w:rFonts w:ascii="Arial" w:eastAsia="Times New Roman" w:hAnsi="Arial" w:cs="Arial"/>
      <w:b/>
      <w:iCs/>
      <w:color w:val="282828"/>
      <w:sz w:val="40"/>
      <w:szCs w:val="40"/>
      <w:lang w:eastAsia="en-US"/>
    </w:rPr>
  </w:style>
  <w:style w:type="character" w:customStyle="1" w:styleId="Heading3Char">
    <w:name w:val="Heading 3 Char"/>
    <w:basedOn w:val="DefaultParagraphFont"/>
    <w:link w:val="Heading3"/>
    <w:uiPriority w:val="9"/>
    <w:rsid w:val="005F739C"/>
    <w:rPr>
      <w:rFonts w:ascii="Arial" w:eastAsia="Times New Roman" w:hAnsi="Arial" w:cs="Arial"/>
      <w:b/>
      <w:iCs/>
      <w:color w:val="2E7C80" w:themeColor="accent2" w:themeShade="80"/>
      <w:sz w:val="32"/>
      <w:szCs w:val="32"/>
      <w:lang w:eastAsia="en-US"/>
    </w:rPr>
  </w:style>
  <w:style w:type="paragraph" w:customStyle="1" w:styleId="Bulletlevel1">
    <w:name w:val="Bullet level 1"/>
    <w:basedOn w:val="BodyText"/>
    <w:qFormat/>
    <w:rsid w:val="00AC2B72"/>
    <w:pPr>
      <w:numPr>
        <w:numId w:val="28"/>
      </w:numPr>
      <w:tabs>
        <w:tab w:val="left" w:pos="284"/>
      </w:tabs>
      <w:spacing w:before="60" w:after="120" w:line="240" w:lineRule="auto"/>
      <w:ind w:left="284" w:hanging="284"/>
    </w:pPr>
  </w:style>
  <w:style w:type="paragraph" w:customStyle="1" w:styleId="Bulletlevel2">
    <w:name w:val="Bullet level 2"/>
    <w:basedOn w:val="Bulletlevel1"/>
    <w:qFormat/>
    <w:rsid w:val="002603BD"/>
    <w:pPr>
      <w:numPr>
        <w:numId w:val="29"/>
      </w:numPr>
      <w:tabs>
        <w:tab w:val="clear" w:pos="284"/>
        <w:tab w:val="left" w:pos="567"/>
      </w:tabs>
      <w:ind w:left="567" w:hanging="283"/>
    </w:pPr>
  </w:style>
  <w:style w:type="table" w:styleId="TableGrid">
    <w:name w:val="Table Grid"/>
    <w:basedOn w:val="TableNormal"/>
    <w:uiPriority w:val="39"/>
    <w:rsid w:val="00832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_body"/>
    <w:basedOn w:val="BodyText"/>
    <w:qFormat/>
    <w:rsid w:val="009D39E1"/>
    <w:pPr>
      <w:spacing w:before="60" w:after="60" w:line="240" w:lineRule="auto"/>
    </w:pPr>
    <w:rPr>
      <w:rFonts w:asciiTheme="minorHAnsi" w:hAnsiTheme="minorHAnsi" w:cstheme="minorHAnsi"/>
      <w:sz w:val="22"/>
      <w:szCs w:val="22"/>
    </w:rPr>
  </w:style>
  <w:style w:type="paragraph" w:customStyle="1" w:styleId="Tableheaderreverse">
    <w:name w:val="Table_header_reverse"/>
    <w:basedOn w:val="Heading4"/>
    <w:qFormat/>
    <w:rsid w:val="007A5F59"/>
    <w:pPr>
      <w:spacing w:before="60"/>
    </w:pPr>
    <w:rPr>
      <w:rFonts w:ascii="Calibri" w:eastAsia="Times New Roman" w:hAnsi="Calibri"/>
      <w:iCs w:val="0"/>
      <w:color w:val="FFFFFF" w:themeColor="background1"/>
      <w:sz w:val="24"/>
      <w:szCs w:val="24"/>
    </w:rPr>
  </w:style>
  <w:style w:type="paragraph" w:customStyle="1" w:styleId="Tablebullet1">
    <w:name w:val="Table bullet 1"/>
    <w:basedOn w:val="Bulletlevel1"/>
    <w:qFormat/>
    <w:rsid w:val="009D39E1"/>
    <w:pPr>
      <w:numPr>
        <w:numId w:val="32"/>
      </w:numPr>
      <w:tabs>
        <w:tab w:val="clear" w:pos="284"/>
        <w:tab w:val="left" w:pos="198"/>
      </w:tabs>
      <w:spacing w:after="60"/>
      <w:ind w:left="198" w:hanging="198"/>
    </w:pPr>
    <w:rPr>
      <w:rFonts w:asciiTheme="minorHAnsi" w:hAnsiTheme="minorHAnsi" w:cstheme="minorHAnsi"/>
      <w:color w:val="191919"/>
      <w:sz w:val="22"/>
      <w:szCs w:val="22"/>
      <w14:textFill>
        <w14:solidFill>
          <w14:srgbClr w14:val="191919">
            <w14:lumMod w14:val="50000"/>
          </w14:srgbClr>
        </w14:solidFill>
      </w14:textFill>
    </w:rPr>
  </w:style>
  <w:style w:type="paragraph" w:customStyle="1" w:styleId="Tablebullet2">
    <w:name w:val="Table bullet 2"/>
    <w:basedOn w:val="Bulletlevel2"/>
    <w:qFormat/>
    <w:rsid w:val="009D39E1"/>
    <w:pPr>
      <w:tabs>
        <w:tab w:val="clear" w:pos="567"/>
        <w:tab w:val="left" w:pos="397"/>
      </w:tabs>
      <w:spacing w:after="60"/>
      <w:ind w:left="396" w:hanging="198"/>
    </w:pPr>
    <w:rPr>
      <w:rFonts w:asciiTheme="minorHAnsi" w:hAnsiTheme="minorHAnsi" w:cstheme="minorHAnsi"/>
      <w:sz w:val="22"/>
      <w:szCs w:val="22"/>
    </w:rPr>
  </w:style>
  <w:style w:type="paragraph" w:customStyle="1" w:styleId="Tablesubheader">
    <w:name w:val="Table sub header"/>
    <w:basedOn w:val="Tablebody"/>
    <w:qFormat/>
    <w:rsid w:val="009D39E1"/>
    <w:rPr>
      <w:b/>
    </w:rPr>
  </w:style>
  <w:style w:type="paragraph" w:customStyle="1" w:styleId="Tableheader">
    <w:name w:val="Table header"/>
    <w:basedOn w:val="Tablesubheader"/>
    <w:qFormat/>
    <w:rsid w:val="00D27F02"/>
    <w:rPr>
      <w:sz w:val="24"/>
      <w:szCs w:val="24"/>
    </w:rPr>
  </w:style>
  <w:style w:type="paragraph" w:customStyle="1" w:styleId="Bulletpara">
    <w:name w:val="Bullet para"/>
    <w:basedOn w:val="BodyText"/>
    <w:qFormat/>
    <w:rsid w:val="00D520BB"/>
    <w:pPr>
      <w:spacing w:after="120"/>
    </w:pPr>
  </w:style>
  <w:style w:type="paragraph" w:customStyle="1" w:styleId="BulletLevel1-end">
    <w:name w:val="Bullet Level 1 - end"/>
    <w:basedOn w:val="Bulletlevel1"/>
    <w:qFormat/>
    <w:rsid w:val="00D520BB"/>
    <w:pPr>
      <w:spacing w:after="240"/>
    </w:pPr>
  </w:style>
  <w:style w:type="paragraph" w:customStyle="1" w:styleId="Division">
    <w:name w:val="Division"/>
    <w:basedOn w:val="Normal"/>
    <w:qFormat/>
    <w:rsid w:val="00F50E96"/>
    <w:pPr>
      <w:spacing w:after="0" w:line="440" w:lineRule="exact"/>
    </w:pPr>
    <w:rPr>
      <w:rFonts w:ascii="Arial" w:hAnsi="Arial"/>
      <w:color w:val="FFFFFF" w:themeColor="background1"/>
      <w:sz w:val="36"/>
      <w:szCs w:val="36"/>
    </w:rPr>
  </w:style>
  <w:style w:type="character" w:customStyle="1" w:styleId="Heading4Char">
    <w:name w:val="Heading 4 Char"/>
    <w:basedOn w:val="DefaultParagraphFont"/>
    <w:link w:val="Heading4"/>
    <w:uiPriority w:val="9"/>
    <w:rsid w:val="005F739C"/>
    <w:rPr>
      <w:rFonts w:ascii="Arial" w:eastAsiaTheme="majorEastAsia" w:hAnsi="Arial" w:cs="Arial"/>
      <w:b/>
      <w:bCs/>
      <w:iCs/>
      <w:color w:val="191919"/>
      <w:sz w:val="28"/>
      <w:szCs w:val="28"/>
      <w:lang w:eastAsia="en-US"/>
    </w:rPr>
  </w:style>
  <w:style w:type="paragraph" w:customStyle="1" w:styleId="NumberedList">
    <w:name w:val="Numbered List"/>
    <w:basedOn w:val="Normal"/>
    <w:link w:val="NumberedListChar"/>
    <w:qFormat/>
    <w:rsid w:val="00CD2E0B"/>
    <w:pPr>
      <w:numPr>
        <w:numId w:val="30"/>
      </w:numPr>
      <w:ind w:left="313"/>
      <w:contextualSpacing/>
    </w:pPr>
    <w:rPr>
      <w:rFonts w:asciiTheme="minorHAnsi" w:eastAsia="Times New Roman" w:hAnsiTheme="minorHAnsi"/>
    </w:rPr>
  </w:style>
  <w:style w:type="character" w:customStyle="1" w:styleId="NumberedListChar">
    <w:name w:val="Numbered List Char"/>
    <w:basedOn w:val="DefaultParagraphFont"/>
    <w:link w:val="NumberedList"/>
    <w:rsid w:val="00CD2E0B"/>
    <w:rPr>
      <w:rFonts w:asciiTheme="minorHAnsi" w:eastAsia="Times New Roman" w:hAnsiTheme="minorHAnsi"/>
      <w:sz w:val="22"/>
      <w:szCs w:val="22"/>
      <w:lang w:eastAsia="en-US"/>
    </w:rPr>
  </w:style>
  <w:style w:type="paragraph" w:customStyle="1" w:styleId="TableHeader0">
    <w:name w:val="Table Header"/>
    <w:basedOn w:val="Normal"/>
    <w:link w:val="TableHeaderChar"/>
    <w:qFormat/>
    <w:rsid w:val="00CD2E0B"/>
    <w:pPr>
      <w:spacing w:before="60" w:after="60" w:line="240" w:lineRule="auto"/>
    </w:pPr>
    <w:rPr>
      <w:rFonts w:asciiTheme="minorHAnsi" w:eastAsia="Times New Roman" w:hAnsiTheme="minorHAnsi"/>
      <w:color w:val="FFFFFF"/>
      <w:sz w:val="20"/>
      <w:lang w:val="en-US" w:bidi="en-US"/>
    </w:rPr>
  </w:style>
  <w:style w:type="character" w:customStyle="1" w:styleId="TableHeaderChar">
    <w:name w:val="Table Header Char"/>
    <w:basedOn w:val="DefaultParagraphFont"/>
    <w:link w:val="TableHeader0"/>
    <w:rsid w:val="00CD2E0B"/>
    <w:rPr>
      <w:rFonts w:asciiTheme="minorHAnsi" w:eastAsia="Times New Roman" w:hAnsiTheme="minorHAnsi"/>
      <w:color w:val="FFFFFF"/>
      <w:szCs w:val="22"/>
      <w:lang w:val="en-US" w:eastAsia="en-US" w:bidi="en-US"/>
    </w:rPr>
  </w:style>
  <w:style w:type="character" w:customStyle="1" w:styleId="Heading5Char">
    <w:name w:val="Heading 5 Char"/>
    <w:basedOn w:val="DefaultParagraphFont"/>
    <w:link w:val="Heading5"/>
    <w:uiPriority w:val="9"/>
    <w:rsid w:val="00905266"/>
    <w:rPr>
      <w:rFonts w:ascii="Arial" w:eastAsiaTheme="majorEastAsia" w:hAnsi="Arial" w:cs="Arial"/>
      <w:i/>
      <w:color w:val="282828"/>
      <w:sz w:val="24"/>
      <w:szCs w:val="24"/>
      <w:lang w:eastAsia="en-US"/>
    </w:rPr>
  </w:style>
  <w:style w:type="paragraph" w:styleId="Title">
    <w:name w:val="Title"/>
    <w:basedOn w:val="Normal"/>
    <w:next w:val="Normal"/>
    <w:link w:val="TitleChar"/>
    <w:uiPriority w:val="10"/>
    <w:qFormat/>
    <w:rsid w:val="00DA7A19"/>
    <w:pPr>
      <w:spacing w:after="0" w:line="240" w:lineRule="auto"/>
      <w:contextualSpacing/>
    </w:pPr>
    <w:rPr>
      <w:rFonts w:ascii="Arial" w:eastAsiaTheme="majorEastAsia" w:hAnsi="Arial" w:cs="Arial"/>
      <w:b/>
      <w:color w:val="FFFFFF" w:themeColor="background1"/>
      <w:spacing w:val="-10"/>
      <w:kern w:val="28"/>
      <w:sz w:val="40"/>
      <w:szCs w:val="40"/>
    </w:rPr>
  </w:style>
  <w:style w:type="character" w:customStyle="1" w:styleId="TitleChar">
    <w:name w:val="Title Char"/>
    <w:basedOn w:val="DefaultParagraphFont"/>
    <w:link w:val="Title"/>
    <w:uiPriority w:val="10"/>
    <w:rsid w:val="00DA7A19"/>
    <w:rPr>
      <w:rFonts w:ascii="Arial" w:eastAsiaTheme="majorEastAsia" w:hAnsi="Arial" w:cs="Arial"/>
      <w:b/>
      <w:color w:val="FFFFFF" w:themeColor="background1"/>
      <w:spacing w:val="-10"/>
      <w:kern w:val="28"/>
      <w:sz w:val="40"/>
      <w:szCs w:val="40"/>
      <w:lang w:eastAsia="en-US"/>
    </w:rPr>
  </w:style>
  <w:style w:type="paragraph" w:customStyle="1" w:styleId="Bulletlevel2-end">
    <w:name w:val="Bullet level 2 - end"/>
    <w:basedOn w:val="Bulletlevel2"/>
    <w:qFormat/>
    <w:rsid w:val="001A514C"/>
    <w:pPr>
      <w:spacing w:after="240"/>
      <w:ind w:left="590" w:hanging="306"/>
    </w:pPr>
    <w:rPr>
      <w:lang w:eastAsia="en-AU"/>
    </w:rPr>
  </w:style>
  <w:style w:type="table" w:styleId="TableGridLight">
    <w:name w:val="Grid Table Light"/>
    <w:basedOn w:val="TableNormal"/>
    <w:uiPriority w:val="40"/>
    <w:rsid w:val="006473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64737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PlainTable1">
    <w:name w:val="Plain Table 1"/>
    <w:basedOn w:val="TableNormal"/>
    <w:uiPriority w:val="41"/>
    <w:rsid w:val="006473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1">
    <w:name w:val="List Table 3 Accent 1"/>
    <w:basedOn w:val="TableNormal"/>
    <w:uiPriority w:val="48"/>
    <w:rsid w:val="00647375"/>
    <w:tblPr>
      <w:tblStyleRowBandSize w:val="1"/>
      <w:tblStyleColBandSize w:val="1"/>
      <w:tblBorders>
        <w:top w:val="single" w:sz="4" w:space="0" w:color="002776" w:themeColor="accent1"/>
        <w:left w:val="single" w:sz="4" w:space="0" w:color="002776" w:themeColor="accent1"/>
        <w:bottom w:val="single" w:sz="4" w:space="0" w:color="002776" w:themeColor="accent1"/>
        <w:right w:val="single" w:sz="4" w:space="0" w:color="002776" w:themeColor="accent1"/>
      </w:tblBorders>
    </w:tblPr>
    <w:tblStylePr w:type="firstRow">
      <w:rPr>
        <w:b/>
        <w:bCs/>
        <w:color w:val="FFFFFF" w:themeColor="background1"/>
      </w:rPr>
      <w:tblPr/>
      <w:tcPr>
        <w:shd w:val="clear" w:color="auto" w:fill="002776" w:themeFill="accent1"/>
      </w:tcPr>
    </w:tblStylePr>
    <w:tblStylePr w:type="lastRow">
      <w:rPr>
        <w:b/>
        <w:bCs/>
      </w:rPr>
      <w:tblPr/>
      <w:tcPr>
        <w:tcBorders>
          <w:top w:val="double" w:sz="4" w:space="0" w:color="00277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776" w:themeColor="accent1"/>
          <w:right w:val="single" w:sz="4" w:space="0" w:color="002776" w:themeColor="accent1"/>
        </w:tcBorders>
      </w:tcPr>
    </w:tblStylePr>
    <w:tblStylePr w:type="band1Horz">
      <w:tblPr/>
      <w:tcPr>
        <w:tcBorders>
          <w:top w:val="single" w:sz="4" w:space="0" w:color="002776" w:themeColor="accent1"/>
          <w:bottom w:val="single" w:sz="4" w:space="0" w:color="00277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76" w:themeColor="accent1"/>
          <w:left w:val="nil"/>
        </w:tcBorders>
      </w:tcPr>
    </w:tblStylePr>
    <w:tblStylePr w:type="swCell">
      <w:tblPr/>
      <w:tcPr>
        <w:tcBorders>
          <w:top w:val="double" w:sz="4" w:space="0" w:color="002776" w:themeColor="accent1"/>
          <w:right w:val="nil"/>
        </w:tcBorders>
      </w:tcPr>
    </w:tblStylePr>
  </w:style>
  <w:style w:type="table" w:styleId="GridTable4-Accent5">
    <w:name w:val="Grid Table 4 Accent 5"/>
    <w:basedOn w:val="TableNormal"/>
    <w:uiPriority w:val="49"/>
    <w:rsid w:val="0064737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5">
    <w:name w:val="List Table 4 Accent 5"/>
    <w:aliases w:val="ACT HD_Table 1"/>
    <w:basedOn w:val="TableNormal"/>
    <w:uiPriority w:val="49"/>
    <w:rsid w:val="00647375"/>
    <w:tblPr>
      <w:tblStyleRowBandSize w:val="1"/>
      <w:tblStyleColBandSize w:val="1"/>
      <w:tblBorders>
        <w:top w:val="single" w:sz="4" w:space="0" w:color="002776" w:themeColor="accent1"/>
        <w:left w:val="single" w:sz="4" w:space="0" w:color="002776" w:themeColor="accent1"/>
        <w:bottom w:val="single" w:sz="4" w:space="0" w:color="002776" w:themeColor="accent1"/>
        <w:right w:val="single" w:sz="4" w:space="0" w:color="002776" w:themeColor="accent1"/>
        <w:insideH w:val="single" w:sz="4" w:space="0" w:color="002776" w:themeColor="accent1"/>
        <w:insideV w:val="single" w:sz="4" w:space="0" w:color="002776" w:themeColor="accent1"/>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E6F5F6" w:themeFill="accent2" w:themeFillTint="33"/>
      </w:tcPr>
    </w:tblStylePr>
    <w:tblStylePr w:type="band1Horz">
      <w:tblPr/>
      <w:tcPr>
        <w:shd w:val="clear" w:color="auto" w:fill="E6F5F6" w:themeFill="accent2" w:themeFillTint="33"/>
      </w:tcPr>
    </w:tblStylePr>
  </w:style>
  <w:style w:type="character" w:styleId="FollowedHyperlink">
    <w:name w:val="FollowedHyperlink"/>
    <w:basedOn w:val="DefaultParagraphFont"/>
    <w:uiPriority w:val="99"/>
    <w:semiHidden/>
    <w:unhideWhenUsed/>
    <w:rsid w:val="00A95E64"/>
    <w:rPr>
      <w:color w:val="002776" w:themeColor="followedHyperlink"/>
      <w:u w:val="single"/>
    </w:rPr>
  </w:style>
  <w:style w:type="table" w:styleId="ListTable4-Accent3">
    <w:name w:val="List Table 4 Accent 3"/>
    <w:basedOn w:val="TableNormal"/>
    <w:uiPriority w:val="49"/>
    <w:rsid w:val="007A5F59"/>
    <w:tblPr>
      <w:tblStyleRowBandSize w:val="1"/>
      <w:tblStyleColBandSize w:val="1"/>
      <w:tblBorders>
        <w:top w:val="single" w:sz="4" w:space="0" w:color="7E7E7E" w:themeColor="accent3" w:themeTint="99"/>
        <w:left w:val="single" w:sz="4" w:space="0" w:color="7E7E7E" w:themeColor="accent3" w:themeTint="99"/>
        <w:bottom w:val="single" w:sz="4" w:space="0" w:color="7E7E7E" w:themeColor="accent3" w:themeTint="99"/>
        <w:right w:val="single" w:sz="4" w:space="0" w:color="7E7E7E" w:themeColor="accent3" w:themeTint="99"/>
        <w:insideH w:val="single" w:sz="4" w:space="0" w:color="7E7E7E" w:themeColor="accent3" w:themeTint="99"/>
      </w:tblBorders>
    </w:tblPr>
    <w:tblStylePr w:type="firstRow">
      <w:rPr>
        <w:b/>
        <w:bCs/>
        <w:color w:val="FFFFFF" w:themeColor="background1"/>
      </w:rPr>
      <w:tblPr/>
      <w:tcPr>
        <w:tcBorders>
          <w:top w:val="single" w:sz="4" w:space="0" w:color="282828" w:themeColor="accent3"/>
          <w:left w:val="single" w:sz="4" w:space="0" w:color="282828" w:themeColor="accent3"/>
          <w:bottom w:val="single" w:sz="4" w:space="0" w:color="282828" w:themeColor="accent3"/>
          <w:right w:val="single" w:sz="4" w:space="0" w:color="282828" w:themeColor="accent3"/>
          <w:insideH w:val="nil"/>
        </w:tcBorders>
        <w:shd w:val="clear" w:color="auto" w:fill="282828" w:themeFill="accent3"/>
      </w:tcPr>
    </w:tblStylePr>
    <w:tblStylePr w:type="lastRow">
      <w:rPr>
        <w:b/>
        <w:bCs/>
      </w:rPr>
      <w:tblPr/>
      <w:tcPr>
        <w:tcBorders>
          <w:top w:val="double" w:sz="4" w:space="0" w:color="7E7E7E" w:themeColor="accent3" w:themeTint="99"/>
        </w:tcBorders>
      </w:tcPr>
    </w:tblStylePr>
    <w:tblStylePr w:type="firstCol">
      <w:rPr>
        <w:b/>
        <w:bCs/>
      </w:rPr>
    </w:tblStylePr>
    <w:tblStylePr w:type="lastCol">
      <w:rPr>
        <w:b/>
        <w:bCs/>
      </w:rPr>
    </w:tblStylePr>
    <w:tblStylePr w:type="band1Vert">
      <w:tblPr/>
      <w:tcPr>
        <w:shd w:val="clear" w:color="auto" w:fill="D4D4D4" w:themeFill="accent3" w:themeFillTint="33"/>
      </w:tcPr>
    </w:tblStylePr>
    <w:tblStylePr w:type="band1Horz">
      <w:tblPr/>
      <w:tcPr>
        <w:shd w:val="clear" w:color="auto" w:fill="D4D4D4" w:themeFill="accent3" w:themeFillTint="33"/>
      </w:tcPr>
    </w:tblStylePr>
  </w:style>
  <w:style w:type="table" w:customStyle="1" w:styleId="AccessibilityTable">
    <w:name w:val="Accessibility Table"/>
    <w:basedOn w:val="TableNormal"/>
    <w:uiPriority w:val="99"/>
    <w:rsid w:val="00B01EC9"/>
    <w:tblPr/>
    <w:tcPr>
      <w:shd w:val="clear" w:color="auto" w:fill="F2F2F2" w:themeFill="background1" w:themeFillShade="F2"/>
    </w:tcPr>
    <w:tblStylePr w:type="firstRow">
      <w:tblPr/>
      <w:tcPr>
        <w:shd w:val="clear" w:color="auto" w:fill="A9A9A9" w:themeFill="accent3" w:themeFillTint="66"/>
      </w:tcPr>
    </w:tblStylePr>
  </w:style>
  <w:style w:type="paragraph" w:styleId="ListBullet">
    <w:name w:val="List Bullet"/>
    <w:basedOn w:val="Normal"/>
    <w:uiPriority w:val="99"/>
    <w:unhideWhenUsed/>
    <w:rsid w:val="00B01EC9"/>
    <w:pPr>
      <w:numPr>
        <w:numId w:val="31"/>
      </w:numPr>
      <w:contextualSpacing/>
    </w:pPr>
  </w:style>
  <w:style w:type="table" w:customStyle="1" w:styleId="HealthTable2">
    <w:name w:val="Health_Table_2"/>
    <w:basedOn w:val="TableNormal"/>
    <w:uiPriority w:val="99"/>
    <w:rsid w:val="00C26ECA"/>
    <w:rPr>
      <w:rFonts w:asciiTheme="majorHAnsi" w:hAnsiTheme="majorHAnsi"/>
    </w:rPr>
    <w:tblPr>
      <w:tblStyleRowBandSize w:val="1"/>
    </w:tblPr>
    <w:tblStylePr w:type="firstRow">
      <w:rPr>
        <w:rFonts w:asciiTheme="majorHAnsi" w:hAnsiTheme="majorHAnsi"/>
        <w:b/>
        <w:color w:val="FFFFFF" w:themeColor="background1"/>
      </w:rPr>
      <w:tblPr/>
      <w:tcPr>
        <w:tcBorders>
          <w:insideV w:val="single" w:sz="4" w:space="0" w:color="FFFFFF" w:themeColor="background1"/>
        </w:tcBorders>
        <w:shd w:val="clear" w:color="auto" w:fill="002776" w:themeFill="accent1"/>
      </w:tcPr>
    </w:tblStylePr>
    <w:tblStylePr w:type="lastRow">
      <w:tblPr/>
      <w:tcPr>
        <w:tcBorders>
          <w:bottom w:val="single" w:sz="4" w:space="0" w:color="002776" w:themeColor="accent1"/>
        </w:tcBorders>
        <w:shd w:val="clear" w:color="auto" w:fill="FFFFFF" w:themeFill="background1"/>
      </w:tcPr>
    </w:tblStylePr>
    <w:tblStylePr w:type="band1Horz">
      <w:tblPr/>
      <w:tcPr>
        <w:tcBorders>
          <w:top w:val="nil"/>
          <w:left w:val="nil"/>
          <w:bottom w:val="nil"/>
          <w:right w:val="nil"/>
          <w:insideH w:val="nil"/>
          <w:insideV w:val="nil"/>
          <w:tl2br w:val="nil"/>
          <w:tr2bl w:val="nil"/>
        </w:tcBorders>
        <w:shd w:val="clear" w:color="auto" w:fill="E6F5F6" w:themeFill="accent2" w:themeFillTint="33"/>
      </w:tcPr>
    </w:tblStylePr>
    <w:tblStylePr w:type="band2Horz">
      <w:tblPr/>
      <w:tcPr>
        <w:tcBorders>
          <w:top w:val="nil"/>
          <w:left w:val="nil"/>
          <w:bottom w:val="nil"/>
          <w:right w:val="nil"/>
          <w:insideH w:val="nil"/>
          <w:insideV w:val="nil"/>
          <w:tl2br w:val="nil"/>
          <w:tr2bl w:val="nil"/>
        </w:tcBorders>
      </w:tcPr>
    </w:tblStylePr>
  </w:style>
  <w:style w:type="paragraph" w:customStyle="1" w:styleId="Tablecaption">
    <w:name w:val="Table caption"/>
    <w:basedOn w:val="Heading5"/>
    <w:qFormat/>
    <w:rsid w:val="00245B31"/>
    <w:pPr>
      <w:tabs>
        <w:tab w:val="left" w:pos="1190"/>
      </w:tabs>
      <w:spacing w:after="120"/>
    </w:pPr>
    <w:rPr>
      <w:rFonts w:asciiTheme="majorHAnsi" w:eastAsia="Times New Roman" w:hAnsiTheme="majorHAnsi"/>
      <w:b/>
      <w:bCs/>
      <w:iCs/>
      <w:sz w:val="22"/>
    </w:rPr>
  </w:style>
  <w:style w:type="character" w:styleId="Hyperlink">
    <w:name w:val="Hyperlink"/>
    <w:uiPriority w:val="99"/>
    <w:rsid w:val="00245B31"/>
    <w:rPr>
      <w:color w:val="141414"/>
      <w:u w:val="single"/>
    </w:rPr>
  </w:style>
  <w:style w:type="paragraph" w:customStyle="1" w:styleId="Note">
    <w:name w:val="Note"/>
    <w:basedOn w:val="Normal"/>
    <w:qFormat/>
    <w:rsid w:val="00D91EEA"/>
    <w:pPr>
      <w:spacing w:before="120" w:after="120" w:line="240" w:lineRule="auto"/>
    </w:pPr>
    <w:rPr>
      <w:rFonts w:asciiTheme="minorHAnsi" w:hAnsiTheme="minorHAnsi" w:cstheme="minorHAnsi"/>
      <w:color w:val="282828"/>
      <w:sz w:val="16"/>
      <w:szCs w:val="16"/>
    </w:rPr>
  </w:style>
  <w:style w:type="table" w:customStyle="1" w:styleId="HealthTable1">
    <w:name w:val="Health_Table_1"/>
    <w:basedOn w:val="TableNormal"/>
    <w:uiPriority w:val="99"/>
    <w:rsid w:val="00924F1E"/>
    <w:tblPr>
      <w:tblStyleRowBandSize w:val="1"/>
      <w:tblBorders>
        <w:top w:val="single" w:sz="4" w:space="0" w:color="002776" w:themeColor="accent1"/>
        <w:left w:val="single" w:sz="4" w:space="0" w:color="002776" w:themeColor="accent1"/>
        <w:bottom w:val="single" w:sz="4" w:space="0" w:color="002776" w:themeColor="accent1"/>
        <w:right w:val="single" w:sz="4" w:space="0" w:color="002776" w:themeColor="accent1"/>
        <w:insideH w:val="single" w:sz="4" w:space="0" w:color="002776" w:themeColor="accent1"/>
        <w:insideV w:val="single" w:sz="4" w:space="0" w:color="002776" w:themeColor="accent1"/>
      </w:tblBorders>
    </w:tblPr>
    <w:tblStylePr w:type="firstRow">
      <w:rPr>
        <w:b/>
      </w:rPr>
      <w:tblPr/>
      <w:tcPr>
        <w:tcBorders>
          <w:insideV w:val="single" w:sz="4" w:space="0" w:color="FFFFFF" w:themeColor="background1"/>
        </w:tcBorders>
        <w:shd w:val="clear" w:color="auto" w:fill="002776" w:themeFill="accent1"/>
      </w:tcPr>
    </w:tblStylePr>
    <w:tblStylePr w:type="band1Horz">
      <w:tblPr/>
      <w:tcPr>
        <w:tcBorders>
          <w:bottom w:val="single" w:sz="4" w:space="0" w:color="002776" w:themeColor="text2"/>
        </w:tcBorders>
      </w:tcPr>
    </w:tblStylePr>
    <w:tblStylePr w:type="band2Horz">
      <w:tblPr/>
      <w:tcPr>
        <w:tcBorders>
          <w:bottom w:val="single" w:sz="4" w:space="0" w:color="002776" w:themeColor="text2"/>
          <w:insideH w:val="single" w:sz="4" w:space="0" w:color="002776" w:themeColor="text2"/>
        </w:tcBorders>
      </w:tcPr>
    </w:tblStylePr>
  </w:style>
  <w:style w:type="paragraph" w:customStyle="1" w:styleId="DocumentsubTitle">
    <w:name w:val="Document subTitle"/>
    <w:basedOn w:val="Normal"/>
    <w:qFormat/>
    <w:rsid w:val="00905266"/>
    <w:pPr>
      <w:spacing w:after="360" w:line="500" w:lineRule="exact"/>
    </w:pPr>
    <w:rPr>
      <w:rFonts w:ascii="Arial" w:eastAsia="Times New Roman" w:hAnsi="Arial" w:cs="Arial"/>
      <w:color w:val="002776" w:themeColor="accent1"/>
      <w:sz w:val="40"/>
      <w:szCs w:val="40"/>
    </w:rPr>
  </w:style>
  <w:style w:type="paragraph" w:styleId="TOCHeading">
    <w:name w:val="TOC Heading"/>
    <w:basedOn w:val="Heading1"/>
    <w:next w:val="Normal"/>
    <w:uiPriority w:val="39"/>
    <w:unhideWhenUsed/>
    <w:qFormat/>
    <w:rsid w:val="00905266"/>
    <w:pPr>
      <w:spacing w:before="480" w:after="1000"/>
    </w:pPr>
  </w:style>
  <w:style w:type="paragraph" w:customStyle="1" w:styleId="BodyCopy">
    <w:name w:val="Body Copy"/>
    <w:basedOn w:val="BodyText"/>
    <w:qFormat/>
    <w:rsid w:val="00905266"/>
    <w:rPr>
      <w:color w:val="141414"/>
      <w14:textFill>
        <w14:solidFill>
          <w14:srgbClr w14:val="141414">
            <w14:lumMod w14:val="50000"/>
          </w14:srgbClr>
        </w14:solidFill>
      </w14:textFill>
    </w:rPr>
  </w:style>
  <w:style w:type="paragraph" w:customStyle="1" w:styleId="DocumentTitle">
    <w:name w:val="Document Title"/>
    <w:basedOn w:val="Title"/>
    <w:qFormat/>
    <w:rsid w:val="00905266"/>
    <w:pPr>
      <w:spacing w:after="300"/>
    </w:pPr>
    <w:rPr>
      <w:b w:val="0"/>
      <w:spacing w:val="5"/>
      <w:sz w:val="72"/>
      <w:szCs w:val="72"/>
    </w:rPr>
  </w:style>
  <w:style w:type="paragraph" w:customStyle="1" w:styleId="DateorDraft">
    <w:name w:val="Date or Draft"/>
    <w:basedOn w:val="DocumentsubTitle"/>
    <w:qFormat/>
    <w:rsid w:val="00905266"/>
    <w:rPr>
      <w:sz w:val="24"/>
      <w:szCs w:val="24"/>
    </w:rPr>
  </w:style>
  <w:style w:type="paragraph" w:customStyle="1" w:styleId="AOCheading">
    <w:name w:val="AOC heading"/>
    <w:basedOn w:val="Normal"/>
    <w:qFormat/>
    <w:rsid w:val="00905266"/>
    <w:pPr>
      <w:spacing w:before="9800" w:after="60" w:line="240" w:lineRule="auto"/>
    </w:pPr>
    <w:rPr>
      <w:b/>
      <w:bCs/>
      <w:color w:val="auto"/>
    </w:rPr>
  </w:style>
  <w:style w:type="paragraph" w:styleId="TOC1">
    <w:name w:val="toc 1"/>
    <w:basedOn w:val="Normal"/>
    <w:next w:val="Normal"/>
    <w:autoRedefine/>
    <w:uiPriority w:val="39"/>
    <w:unhideWhenUsed/>
    <w:rsid w:val="00B50B6F"/>
    <w:pPr>
      <w:tabs>
        <w:tab w:val="right" w:leader="dot" w:pos="9001"/>
      </w:tabs>
      <w:spacing w:before="60" w:after="120" w:line="240" w:lineRule="auto"/>
    </w:pPr>
    <w:rPr>
      <w:noProof/>
      <w:color w:val="141414"/>
    </w:rPr>
  </w:style>
  <w:style w:type="paragraph" w:styleId="TOC3">
    <w:name w:val="toc 3"/>
    <w:basedOn w:val="TOC2"/>
    <w:next w:val="Normal"/>
    <w:autoRedefine/>
    <w:uiPriority w:val="39"/>
    <w:unhideWhenUsed/>
    <w:rsid w:val="00B50B6F"/>
    <w:pPr>
      <w:spacing w:after="120"/>
      <w:ind w:left="442"/>
    </w:pPr>
    <w:rPr>
      <w:sz w:val="20"/>
    </w:rPr>
  </w:style>
  <w:style w:type="paragraph" w:styleId="TOC2">
    <w:name w:val="toc 2"/>
    <w:basedOn w:val="TOC1"/>
    <w:next w:val="Normal"/>
    <w:autoRedefine/>
    <w:uiPriority w:val="39"/>
    <w:unhideWhenUsed/>
    <w:rsid w:val="00905266"/>
    <w:pPr>
      <w:spacing w:after="60"/>
      <w:ind w:left="221"/>
    </w:pPr>
  </w:style>
  <w:style w:type="character" w:styleId="UnresolvedMention">
    <w:name w:val="Unresolved Mention"/>
    <w:basedOn w:val="DefaultParagraphFont"/>
    <w:uiPriority w:val="99"/>
    <w:semiHidden/>
    <w:unhideWhenUsed/>
    <w:rsid w:val="008D4F20"/>
    <w:rPr>
      <w:color w:val="605E5C"/>
      <w:shd w:val="clear" w:color="auto" w:fill="E1DFDD"/>
    </w:rPr>
  </w:style>
  <w:style w:type="paragraph" w:styleId="HTMLPreformatted">
    <w:name w:val="HTML Preformatted"/>
    <w:basedOn w:val="Normal"/>
    <w:link w:val="HTMLPreformattedChar"/>
    <w:uiPriority w:val="99"/>
    <w:semiHidden/>
    <w:unhideWhenUsed/>
    <w:rsid w:val="00951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AU"/>
    </w:rPr>
  </w:style>
  <w:style w:type="character" w:customStyle="1" w:styleId="HTMLPreformattedChar">
    <w:name w:val="HTML Preformatted Char"/>
    <w:basedOn w:val="DefaultParagraphFont"/>
    <w:link w:val="HTMLPreformatted"/>
    <w:uiPriority w:val="99"/>
    <w:semiHidden/>
    <w:rsid w:val="00951BD1"/>
    <w:rPr>
      <w:rFonts w:ascii="Courier New" w:eastAsia="Times New Roman" w:hAnsi="Courier New" w:cs="Courier New"/>
    </w:rPr>
  </w:style>
  <w:style w:type="character" w:styleId="HTMLCode">
    <w:name w:val="HTML Code"/>
    <w:basedOn w:val="DefaultParagraphFont"/>
    <w:uiPriority w:val="99"/>
    <w:semiHidden/>
    <w:unhideWhenUsed/>
    <w:rsid w:val="00951BD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7429D"/>
    <w:rPr>
      <w:sz w:val="16"/>
      <w:szCs w:val="16"/>
    </w:rPr>
  </w:style>
  <w:style w:type="paragraph" w:styleId="CommentText">
    <w:name w:val="annotation text"/>
    <w:basedOn w:val="Normal"/>
    <w:link w:val="CommentTextChar"/>
    <w:uiPriority w:val="99"/>
    <w:unhideWhenUsed/>
    <w:rsid w:val="0087429D"/>
    <w:pPr>
      <w:spacing w:line="240" w:lineRule="auto"/>
    </w:pPr>
    <w:rPr>
      <w:sz w:val="20"/>
      <w:szCs w:val="20"/>
    </w:rPr>
  </w:style>
  <w:style w:type="character" w:customStyle="1" w:styleId="CommentTextChar">
    <w:name w:val="Comment Text Char"/>
    <w:basedOn w:val="DefaultParagraphFont"/>
    <w:link w:val="CommentText"/>
    <w:uiPriority w:val="99"/>
    <w:rsid w:val="0087429D"/>
    <w:rPr>
      <w:color w:val="191919"/>
      <w:lang w:eastAsia="en-US"/>
    </w:rPr>
  </w:style>
  <w:style w:type="paragraph" w:styleId="CommentSubject">
    <w:name w:val="annotation subject"/>
    <w:basedOn w:val="CommentText"/>
    <w:next w:val="CommentText"/>
    <w:link w:val="CommentSubjectChar"/>
    <w:uiPriority w:val="99"/>
    <w:semiHidden/>
    <w:unhideWhenUsed/>
    <w:rsid w:val="0087429D"/>
    <w:rPr>
      <w:b/>
      <w:bCs/>
    </w:rPr>
  </w:style>
  <w:style w:type="character" w:customStyle="1" w:styleId="CommentSubjectChar">
    <w:name w:val="Comment Subject Char"/>
    <w:basedOn w:val="CommentTextChar"/>
    <w:link w:val="CommentSubject"/>
    <w:uiPriority w:val="99"/>
    <w:semiHidden/>
    <w:rsid w:val="0087429D"/>
    <w:rPr>
      <w:b/>
      <w:bCs/>
      <w:color w:val="191919"/>
      <w:lang w:eastAsia="en-US"/>
    </w:rPr>
  </w:style>
  <w:style w:type="paragraph" w:styleId="Revision">
    <w:name w:val="Revision"/>
    <w:hidden/>
    <w:uiPriority w:val="99"/>
    <w:semiHidden/>
    <w:rsid w:val="0087429D"/>
    <w:rPr>
      <w:color w:val="191919"/>
      <w:sz w:val="22"/>
      <w:szCs w:val="22"/>
      <w:lang w:eastAsia="en-U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44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microsoft.com/office/2016/09/relationships/commentsIds" Target="commentsIds.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hyperlink" Target="https://www.ibm.com/topics/natural-language-processing" TargetMode="External"/><Relationship Id="rId47" Type="http://schemas.openxmlformats.org/officeDocument/2006/relationships/header" Target="header3.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mailto:George.mcnamara@act.gov.au" TargetMode="External"/><Relationship Id="rId45" Type="http://schemas.openxmlformats.org/officeDocument/2006/relationships/hyperlink" Target="https://app.smartdraw.com/"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2.png"/><Relationship Id="rId44" Type="http://schemas.openxmlformats.org/officeDocument/2006/relationships/hyperlink" Target="https://www.doxygen.nl/index.html"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stackoverflow.com/questions/19042389/conda-installing-upgrading-directly-from-github"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medium.com/@mikeusru/common-metrics-for-evaluating-natural-language-processing-nlp-models-e84190063b5f" TargetMode="External"/><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jpeg"/><Relationship Id="rId17" Type="http://schemas.microsoft.com/office/2011/relationships/commentsExtended" Target="commentsExtended.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1.jpeg"/><Relationship Id="rId20" Type="http://schemas.openxmlformats.org/officeDocument/2006/relationships/hyperlink" Target="mailto:George.mcnamara@act.gov.au" TargetMode="External"/><Relationship Id="rId41" Type="http://schemas.openxmlformats.org/officeDocument/2006/relationships/hyperlink" Target="mailto:epicentre@act.gov.au"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e%20mcnamara.ACTGOV\Downloads\ACT_Health_Report_Template_A4.dotx" TargetMode="External"/></Relationships>
</file>

<file path=word/theme/theme1.xml><?xml version="1.0" encoding="utf-8"?>
<a:theme xmlns:a="http://schemas.openxmlformats.org/drawingml/2006/main" name="Office Theme">
  <a:themeElements>
    <a:clrScheme name="ACTHD colours">
      <a:dk1>
        <a:srgbClr val="3C3C3C"/>
      </a:dk1>
      <a:lt1>
        <a:sysClr val="window" lastClr="FFFFFF"/>
      </a:lt1>
      <a:dk2>
        <a:srgbClr val="002776"/>
      </a:dk2>
      <a:lt2>
        <a:srgbClr val="EEECE1"/>
      </a:lt2>
      <a:accent1>
        <a:srgbClr val="002776"/>
      </a:accent1>
      <a:accent2>
        <a:srgbClr val="87D1D4"/>
      </a:accent2>
      <a:accent3>
        <a:srgbClr val="282828"/>
      </a:accent3>
      <a:accent4>
        <a:srgbClr val="007C75"/>
      </a:accent4>
      <a:accent5>
        <a:srgbClr val="4BACC6"/>
      </a:accent5>
      <a:accent6>
        <a:srgbClr val="F79646"/>
      </a:accent6>
      <a:hlink>
        <a:srgbClr val="002776"/>
      </a:hlink>
      <a:folHlink>
        <a:srgbClr val="00277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2dc320-7011-4074-b87a-b9707488b512" xsi:nil="true"/>
    <lcf76f155ced4ddcb4097134ff3c332f xmlns="ae52181e-45ba-4642-be37-6e2977a64dc7">
      <Terms xmlns="http://schemas.microsoft.com/office/infopath/2007/PartnerControls"/>
    </lcf76f155ced4ddcb4097134ff3c332f>
    <_Flow_SignoffStatus xmlns="ae52181e-45ba-4642-be37-6e2977a64dc7" xsi:nil="true"/>
    <Comment xmlns="ae52181e-45ba-4642-be37-6e2977a64dc7">Add comment</Comment>
    <SharedWithUsers xmlns="8e2dc320-7011-4074-b87a-b9707488b512">
      <UserInfo>
        <DisplayName>McNamara, George</DisplayName>
        <AccountId>265</AccountId>
        <AccountType/>
      </UserInfo>
      <UserInfo>
        <DisplayName>Draper, Glenn</DisplayName>
        <AccountId>26</AccountId>
        <AccountType/>
      </UserInfo>
      <UserInfo>
        <DisplayName>Freebairn, Louise</DisplayName>
        <AccountId>25</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11BF46962B042546833E5A6D889BA6E5" ma:contentTypeVersion="20" ma:contentTypeDescription="Create a new document." ma:contentTypeScope="" ma:versionID="cfad635612b45641ee0c71caeeb13029">
  <xsd:schema xmlns:xsd="http://www.w3.org/2001/XMLSchema" xmlns:xs="http://www.w3.org/2001/XMLSchema" xmlns:p="http://schemas.microsoft.com/office/2006/metadata/properties" xmlns:ns2="ae52181e-45ba-4642-be37-6e2977a64dc7" xmlns:ns3="8e2dc320-7011-4074-b87a-b9707488b512" targetNamespace="http://schemas.microsoft.com/office/2006/metadata/properties" ma:root="true" ma:fieldsID="52ce6668481576b8c84eac5bed85882a" ns2:_="" ns3:_="">
    <xsd:import namespace="ae52181e-45ba-4642-be37-6e2977a64dc7"/>
    <xsd:import namespace="8e2dc320-7011-4074-b87a-b9707488b5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52181e-45ba-4642-be37-6e2977a64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32ba9fb-117d-4a5c-9dda-ba27611682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mment" ma:index="27" nillable="true" ma:displayName="Comment" ma:default="Add comment" ma:description="Short 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2dc320-7011-4074-b87a-b9707488b5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575a8c0-3c1d-4710-9d8a-85223acc4d4a}" ma:internalName="TaxCatchAll" ma:showField="CatchAllData" ma:web="8e2dc320-7011-4074-b87a-b9707488b5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093FE-C70E-48BE-846A-01EA77A9720B}">
  <ds:schemaRefs>
    <ds:schemaRef ds:uri="http://schemas.microsoft.com/office/2006/metadata/properties"/>
    <ds:schemaRef ds:uri="http://schemas.microsoft.com/office/infopath/2007/PartnerControls"/>
    <ds:schemaRef ds:uri="8e2dc320-7011-4074-b87a-b9707488b512"/>
    <ds:schemaRef ds:uri="ae52181e-45ba-4642-be37-6e2977a64dc7"/>
  </ds:schemaRefs>
</ds:datastoreItem>
</file>

<file path=customXml/itemProps2.xml><?xml version="1.0" encoding="utf-8"?>
<ds:datastoreItem xmlns:ds="http://schemas.openxmlformats.org/officeDocument/2006/customXml" ds:itemID="{3AC0340A-37B9-4896-B20E-85C363E0D61D}">
  <ds:schemaRefs>
    <ds:schemaRef ds:uri="http://schemas.openxmlformats.org/officeDocument/2006/bibliography"/>
  </ds:schemaRefs>
</ds:datastoreItem>
</file>

<file path=customXml/itemProps3.xml><?xml version="1.0" encoding="utf-8"?>
<ds:datastoreItem xmlns:ds="http://schemas.openxmlformats.org/officeDocument/2006/customXml" ds:itemID="{D4A3035A-61E2-4345-BE0E-795CA08B2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52181e-45ba-4642-be37-6e2977a64dc7"/>
    <ds:schemaRef ds:uri="8e2dc320-7011-4074-b87a-b9707488b5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7AE80F-8396-4E28-BC07-40F491E2C5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ACT_Health_Report_Template_A4.dotx</Template>
  <TotalTime>2642</TotalTime>
  <Pages>26</Pages>
  <Words>9079</Words>
  <Characters>51752</Characters>
  <Application>Microsoft Office Word</Application>
  <DocSecurity>0</DocSecurity>
  <Lines>431</Lines>
  <Paragraphs>121</Paragraphs>
  <ScaleCrop>false</ScaleCrop>
  <Company>ACT Government</Company>
  <LinksUpToDate>false</LinksUpToDate>
  <CharactersWithSpaces>60710</CharactersWithSpaces>
  <SharedDoc>false</SharedDoc>
  <HLinks>
    <vt:vector size="186" baseType="variant">
      <vt:variant>
        <vt:i4>3866684</vt:i4>
      </vt:variant>
      <vt:variant>
        <vt:i4>162</vt:i4>
      </vt:variant>
      <vt:variant>
        <vt:i4>0</vt:i4>
      </vt:variant>
      <vt:variant>
        <vt:i4>5</vt:i4>
      </vt:variant>
      <vt:variant>
        <vt:lpwstr>https://app.smartdraw.com/</vt:lpwstr>
      </vt:variant>
      <vt:variant>
        <vt:lpwstr/>
      </vt:variant>
      <vt:variant>
        <vt:i4>589893</vt:i4>
      </vt:variant>
      <vt:variant>
        <vt:i4>159</vt:i4>
      </vt:variant>
      <vt:variant>
        <vt:i4>0</vt:i4>
      </vt:variant>
      <vt:variant>
        <vt:i4>5</vt:i4>
      </vt:variant>
      <vt:variant>
        <vt:lpwstr>https://www.doxygen.nl/index.html</vt:lpwstr>
      </vt:variant>
      <vt:variant>
        <vt:lpwstr/>
      </vt:variant>
      <vt:variant>
        <vt:i4>1966135</vt:i4>
      </vt:variant>
      <vt:variant>
        <vt:i4>156</vt:i4>
      </vt:variant>
      <vt:variant>
        <vt:i4>0</vt:i4>
      </vt:variant>
      <vt:variant>
        <vt:i4>5</vt:i4>
      </vt:variant>
      <vt:variant>
        <vt:lpwstr>https://medium.com/@mikeusru/common-metrics-for-evaluating-natural-language-processing-nlp-models-e84190063b5f</vt:lpwstr>
      </vt:variant>
      <vt:variant>
        <vt:lpwstr/>
      </vt:variant>
      <vt:variant>
        <vt:i4>6553663</vt:i4>
      </vt:variant>
      <vt:variant>
        <vt:i4>153</vt:i4>
      </vt:variant>
      <vt:variant>
        <vt:i4>0</vt:i4>
      </vt:variant>
      <vt:variant>
        <vt:i4>5</vt:i4>
      </vt:variant>
      <vt:variant>
        <vt:lpwstr>https://www.ibm.com/topics/natural-language-processing</vt:lpwstr>
      </vt:variant>
      <vt:variant>
        <vt:lpwstr/>
      </vt:variant>
      <vt:variant>
        <vt:i4>8323081</vt:i4>
      </vt:variant>
      <vt:variant>
        <vt:i4>150</vt:i4>
      </vt:variant>
      <vt:variant>
        <vt:i4>0</vt:i4>
      </vt:variant>
      <vt:variant>
        <vt:i4>5</vt:i4>
      </vt:variant>
      <vt:variant>
        <vt:lpwstr>mailto:epicentre@act.gov.au</vt:lpwstr>
      </vt:variant>
      <vt:variant>
        <vt:lpwstr/>
      </vt:variant>
      <vt:variant>
        <vt:i4>4456552</vt:i4>
      </vt:variant>
      <vt:variant>
        <vt:i4>147</vt:i4>
      </vt:variant>
      <vt:variant>
        <vt:i4>0</vt:i4>
      </vt:variant>
      <vt:variant>
        <vt:i4>5</vt:i4>
      </vt:variant>
      <vt:variant>
        <vt:lpwstr>mailto:George.mcnamara@act.gov.au</vt:lpwstr>
      </vt:variant>
      <vt:variant>
        <vt:lpwstr/>
      </vt:variant>
      <vt:variant>
        <vt:i4>1638430</vt:i4>
      </vt:variant>
      <vt:variant>
        <vt:i4>144</vt:i4>
      </vt:variant>
      <vt:variant>
        <vt:i4>0</vt:i4>
      </vt:variant>
      <vt:variant>
        <vt:i4>5</vt:i4>
      </vt:variant>
      <vt:variant>
        <vt:lpwstr>https://stackoverflow.com/questions/19042389/conda-installing-upgrading-directly-from-github</vt:lpwstr>
      </vt:variant>
      <vt:variant>
        <vt:lpwstr/>
      </vt:variant>
      <vt:variant>
        <vt:i4>4456552</vt:i4>
      </vt:variant>
      <vt:variant>
        <vt:i4>141</vt:i4>
      </vt:variant>
      <vt:variant>
        <vt:i4>0</vt:i4>
      </vt:variant>
      <vt:variant>
        <vt:i4>5</vt:i4>
      </vt:variant>
      <vt:variant>
        <vt:lpwstr>mailto:George.mcnamara@act.gov.au</vt:lpwstr>
      </vt:variant>
      <vt:variant>
        <vt:lpwstr/>
      </vt:variant>
      <vt:variant>
        <vt:i4>1114165</vt:i4>
      </vt:variant>
      <vt:variant>
        <vt:i4>134</vt:i4>
      </vt:variant>
      <vt:variant>
        <vt:i4>0</vt:i4>
      </vt:variant>
      <vt:variant>
        <vt:i4>5</vt:i4>
      </vt:variant>
      <vt:variant>
        <vt:lpwstr/>
      </vt:variant>
      <vt:variant>
        <vt:lpwstr>_Toc175214075</vt:lpwstr>
      </vt:variant>
      <vt:variant>
        <vt:i4>1114165</vt:i4>
      </vt:variant>
      <vt:variant>
        <vt:i4>128</vt:i4>
      </vt:variant>
      <vt:variant>
        <vt:i4>0</vt:i4>
      </vt:variant>
      <vt:variant>
        <vt:i4>5</vt:i4>
      </vt:variant>
      <vt:variant>
        <vt:lpwstr/>
      </vt:variant>
      <vt:variant>
        <vt:lpwstr>_Toc175214074</vt:lpwstr>
      </vt:variant>
      <vt:variant>
        <vt:i4>1114165</vt:i4>
      </vt:variant>
      <vt:variant>
        <vt:i4>122</vt:i4>
      </vt:variant>
      <vt:variant>
        <vt:i4>0</vt:i4>
      </vt:variant>
      <vt:variant>
        <vt:i4>5</vt:i4>
      </vt:variant>
      <vt:variant>
        <vt:lpwstr/>
      </vt:variant>
      <vt:variant>
        <vt:lpwstr>_Toc175214073</vt:lpwstr>
      </vt:variant>
      <vt:variant>
        <vt:i4>1114165</vt:i4>
      </vt:variant>
      <vt:variant>
        <vt:i4>116</vt:i4>
      </vt:variant>
      <vt:variant>
        <vt:i4>0</vt:i4>
      </vt:variant>
      <vt:variant>
        <vt:i4>5</vt:i4>
      </vt:variant>
      <vt:variant>
        <vt:lpwstr/>
      </vt:variant>
      <vt:variant>
        <vt:lpwstr>_Toc175214072</vt:lpwstr>
      </vt:variant>
      <vt:variant>
        <vt:i4>1114165</vt:i4>
      </vt:variant>
      <vt:variant>
        <vt:i4>110</vt:i4>
      </vt:variant>
      <vt:variant>
        <vt:i4>0</vt:i4>
      </vt:variant>
      <vt:variant>
        <vt:i4>5</vt:i4>
      </vt:variant>
      <vt:variant>
        <vt:lpwstr/>
      </vt:variant>
      <vt:variant>
        <vt:lpwstr>_Toc175214071</vt:lpwstr>
      </vt:variant>
      <vt:variant>
        <vt:i4>1114165</vt:i4>
      </vt:variant>
      <vt:variant>
        <vt:i4>104</vt:i4>
      </vt:variant>
      <vt:variant>
        <vt:i4>0</vt:i4>
      </vt:variant>
      <vt:variant>
        <vt:i4>5</vt:i4>
      </vt:variant>
      <vt:variant>
        <vt:lpwstr/>
      </vt:variant>
      <vt:variant>
        <vt:lpwstr>_Toc175214070</vt:lpwstr>
      </vt:variant>
      <vt:variant>
        <vt:i4>1048629</vt:i4>
      </vt:variant>
      <vt:variant>
        <vt:i4>98</vt:i4>
      </vt:variant>
      <vt:variant>
        <vt:i4>0</vt:i4>
      </vt:variant>
      <vt:variant>
        <vt:i4>5</vt:i4>
      </vt:variant>
      <vt:variant>
        <vt:lpwstr/>
      </vt:variant>
      <vt:variant>
        <vt:lpwstr>_Toc175214069</vt:lpwstr>
      </vt:variant>
      <vt:variant>
        <vt:i4>1048629</vt:i4>
      </vt:variant>
      <vt:variant>
        <vt:i4>92</vt:i4>
      </vt:variant>
      <vt:variant>
        <vt:i4>0</vt:i4>
      </vt:variant>
      <vt:variant>
        <vt:i4>5</vt:i4>
      </vt:variant>
      <vt:variant>
        <vt:lpwstr/>
      </vt:variant>
      <vt:variant>
        <vt:lpwstr>_Toc175214068</vt:lpwstr>
      </vt:variant>
      <vt:variant>
        <vt:i4>1048629</vt:i4>
      </vt:variant>
      <vt:variant>
        <vt:i4>86</vt:i4>
      </vt:variant>
      <vt:variant>
        <vt:i4>0</vt:i4>
      </vt:variant>
      <vt:variant>
        <vt:i4>5</vt:i4>
      </vt:variant>
      <vt:variant>
        <vt:lpwstr/>
      </vt:variant>
      <vt:variant>
        <vt:lpwstr>_Toc175214067</vt:lpwstr>
      </vt:variant>
      <vt:variant>
        <vt:i4>1048629</vt:i4>
      </vt:variant>
      <vt:variant>
        <vt:i4>80</vt:i4>
      </vt:variant>
      <vt:variant>
        <vt:i4>0</vt:i4>
      </vt:variant>
      <vt:variant>
        <vt:i4>5</vt:i4>
      </vt:variant>
      <vt:variant>
        <vt:lpwstr/>
      </vt:variant>
      <vt:variant>
        <vt:lpwstr>_Toc175214066</vt:lpwstr>
      </vt:variant>
      <vt:variant>
        <vt:i4>1048629</vt:i4>
      </vt:variant>
      <vt:variant>
        <vt:i4>74</vt:i4>
      </vt:variant>
      <vt:variant>
        <vt:i4>0</vt:i4>
      </vt:variant>
      <vt:variant>
        <vt:i4>5</vt:i4>
      </vt:variant>
      <vt:variant>
        <vt:lpwstr/>
      </vt:variant>
      <vt:variant>
        <vt:lpwstr>_Toc175214065</vt:lpwstr>
      </vt:variant>
      <vt:variant>
        <vt:i4>1048629</vt:i4>
      </vt:variant>
      <vt:variant>
        <vt:i4>68</vt:i4>
      </vt:variant>
      <vt:variant>
        <vt:i4>0</vt:i4>
      </vt:variant>
      <vt:variant>
        <vt:i4>5</vt:i4>
      </vt:variant>
      <vt:variant>
        <vt:lpwstr/>
      </vt:variant>
      <vt:variant>
        <vt:lpwstr>_Toc175214064</vt:lpwstr>
      </vt:variant>
      <vt:variant>
        <vt:i4>1048629</vt:i4>
      </vt:variant>
      <vt:variant>
        <vt:i4>62</vt:i4>
      </vt:variant>
      <vt:variant>
        <vt:i4>0</vt:i4>
      </vt:variant>
      <vt:variant>
        <vt:i4>5</vt:i4>
      </vt:variant>
      <vt:variant>
        <vt:lpwstr/>
      </vt:variant>
      <vt:variant>
        <vt:lpwstr>_Toc175214063</vt:lpwstr>
      </vt:variant>
      <vt:variant>
        <vt:i4>1048629</vt:i4>
      </vt:variant>
      <vt:variant>
        <vt:i4>56</vt:i4>
      </vt:variant>
      <vt:variant>
        <vt:i4>0</vt:i4>
      </vt:variant>
      <vt:variant>
        <vt:i4>5</vt:i4>
      </vt:variant>
      <vt:variant>
        <vt:lpwstr/>
      </vt:variant>
      <vt:variant>
        <vt:lpwstr>_Toc175214062</vt:lpwstr>
      </vt:variant>
      <vt:variant>
        <vt:i4>1048629</vt:i4>
      </vt:variant>
      <vt:variant>
        <vt:i4>50</vt:i4>
      </vt:variant>
      <vt:variant>
        <vt:i4>0</vt:i4>
      </vt:variant>
      <vt:variant>
        <vt:i4>5</vt:i4>
      </vt:variant>
      <vt:variant>
        <vt:lpwstr/>
      </vt:variant>
      <vt:variant>
        <vt:lpwstr>_Toc175214061</vt:lpwstr>
      </vt:variant>
      <vt:variant>
        <vt:i4>1048629</vt:i4>
      </vt:variant>
      <vt:variant>
        <vt:i4>44</vt:i4>
      </vt:variant>
      <vt:variant>
        <vt:i4>0</vt:i4>
      </vt:variant>
      <vt:variant>
        <vt:i4>5</vt:i4>
      </vt:variant>
      <vt:variant>
        <vt:lpwstr/>
      </vt:variant>
      <vt:variant>
        <vt:lpwstr>_Toc175214060</vt:lpwstr>
      </vt:variant>
      <vt:variant>
        <vt:i4>1245237</vt:i4>
      </vt:variant>
      <vt:variant>
        <vt:i4>38</vt:i4>
      </vt:variant>
      <vt:variant>
        <vt:i4>0</vt:i4>
      </vt:variant>
      <vt:variant>
        <vt:i4>5</vt:i4>
      </vt:variant>
      <vt:variant>
        <vt:lpwstr/>
      </vt:variant>
      <vt:variant>
        <vt:lpwstr>_Toc175214059</vt:lpwstr>
      </vt:variant>
      <vt:variant>
        <vt:i4>1245237</vt:i4>
      </vt:variant>
      <vt:variant>
        <vt:i4>32</vt:i4>
      </vt:variant>
      <vt:variant>
        <vt:i4>0</vt:i4>
      </vt:variant>
      <vt:variant>
        <vt:i4>5</vt:i4>
      </vt:variant>
      <vt:variant>
        <vt:lpwstr/>
      </vt:variant>
      <vt:variant>
        <vt:lpwstr>_Toc175214058</vt:lpwstr>
      </vt:variant>
      <vt:variant>
        <vt:i4>1245237</vt:i4>
      </vt:variant>
      <vt:variant>
        <vt:i4>26</vt:i4>
      </vt:variant>
      <vt:variant>
        <vt:i4>0</vt:i4>
      </vt:variant>
      <vt:variant>
        <vt:i4>5</vt:i4>
      </vt:variant>
      <vt:variant>
        <vt:lpwstr/>
      </vt:variant>
      <vt:variant>
        <vt:lpwstr>_Toc175214057</vt:lpwstr>
      </vt:variant>
      <vt:variant>
        <vt:i4>1245237</vt:i4>
      </vt:variant>
      <vt:variant>
        <vt:i4>20</vt:i4>
      </vt:variant>
      <vt:variant>
        <vt:i4>0</vt:i4>
      </vt:variant>
      <vt:variant>
        <vt:i4>5</vt:i4>
      </vt:variant>
      <vt:variant>
        <vt:lpwstr/>
      </vt:variant>
      <vt:variant>
        <vt:lpwstr>_Toc175214056</vt:lpwstr>
      </vt:variant>
      <vt:variant>
        <vt:i4>1245237</vt:i4>
      </vt:variant>
      <vt:variant>
        <vt:i4>14</vt:i4>
      </vt:variant>
      <vt:variant>
        <vt:i4>0</vt:i4>
      </vt:variant>
      <vt:variant>
        <vt:i4>5</vt:i4>
      </vt:variant>
      <vt:variant>
        <vt:lpwstr/>
      </vt:variant>
      <vt:variant>
        <vt:lpwstr>_Toc175214055</vt:lpwstr>
      </vt:variant>
      <vt:variant>
        <vt:i4>1245237</vt:i4>
      </vt:variant>
      <vt:variant>
        <vt:i4>8</vt:i4>
      </vt:variant>
      <vt:variant>
        <vt:i4>0</vt:i4>
      </vt:variant>
      <vt:variant>
        <vt:i4>5</vt:i4>
      </vt:variant>
      <vt:variant>
        <vt:lpwstr/>
      </vt:variant>
      <vt:variant>
        <vt:lpwstr>_Toc175214054</vt:lpwstr>
      </vt:variant>
      <vt:variant>
        <vt:i4>1245237</vt:i4>
      </vt:variant>
      <vt:variant>
        <vt:i4>2</vt:i4>
      </vt:variant>
      <vt:variant>
        <vt:i4>0</vt:i4>
      </vt:variant>
      <vt:variant>
        <vt:i4>5</vt:i4>
      </vt:variant>
      <vt:variant>
        <vt:lpwstr/>
      </vt:variant>
      <vt:variant>
        <vt:lpwstr>_Toc175214053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McNamara, George (Health)</dc:creator>
  <cp:keywords/>
  <cp:lastModifiedBy>McNamara, George</cp:lastModifiedBy>
  <cp:revision>359</cp:revision>
  <dcterms:created xsi:type="dcterms:W3CDTF">2024-09-05T18:04:00Z</dcterms:created>
  <dcterms:modified xsi:type="dcterms:W3CDTF">2025-01-22T01:48:00Z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af8531-eb46-4968-8cb3-105d2f5ea87e_Enabled">
    <vt:lpwstr>true</vt:lpwstr>
  </property>
  <property fmtid="{D5CDD505-2E9C-101B-9397-08002B2CF9AE}" pid="3" name="MSIP_Label_69af8531-eb46-4968-8cb3-105d2f5ea87e_SetDate">
    <vt:lpwstr>2024-04-16T07:02:19Z</vt:lpwstr>
  </property>
  <property fmtid="{D5CDD505-2E9C-101B-9397-08002B2CF9AE}" pid="4" name="MSIP_Label_69af8531-eb46-4968-8cb3-105d2f5ea87e_Method">
    <vt:lpwstr>Standard</vt:lpwstr>
  </property>
  <property fmtid="{D5CDD505-2E9C-101B-9397-08002B2CF9AE}" pid="5" name="MSIP_Label_69af8531-eb46-4968-8cb3-105d2f5ea87e_Name">
    <vt:lpwstr>Official - No Marking</vt:lpwstr>
  </property>
  <property fmtid="{D5CDD505-2E9C-101B-9397-08002B2CF9AE}" pid="6" name="MSIP_Label_69af8531-eb46-4968-8cb3-105d2f5ea87e_SiteId">
    <vt:lpwstr>b46c1908-0334-4236-b978-585ee88e4199</vt:lpwstr>
  </property>
  <property fmtid="{D5CDD505-2E9C-101B-9397-08002B2CF9AE}" pid="7" name="MSIP_Label_69af8531-eb46-4968-8cb3-105d2f5ea87e_ActionId">
    <vt:lpwstr>f4e33e8b-e488-4ee6-92f1-1ee603f2219d</vt:lpwstr>
  </property>
  <property fmtid="{D5CDD505-2E9C-101B-9397-08002B2CF9AE}" pid="8" name="MSIP_Label_69af8531-eb46-4968-8cb3-105d2f5ea87e_ContentBits">
    <vt:lpwstr>0</vt:lpwstr>
  </property>
  <property fmtid="{D5CDD505-2E9C-101B-9397-08002B2CF9AE}" pid="9" name="ContentTypeId">
    <vt:lpwstr>0x01010011BF46962B042546833E5A6D889BA6E5</vt:lpwstr>
  </property>
  <property fmtid="{D5CDD505-2E9C-101B-9397-08002B2CF9AE}" pid="10" name="MediaServiceImageTags">
    <vt:lpwstr/>
  </property>
</Properties>
</file>